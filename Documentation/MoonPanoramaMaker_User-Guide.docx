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p>
    <w:p w:rsidR="002E40AE" w:rsidRPr="002B5809" w:rsidRDefault="002E40AE" w:rsidP="002E40AE">
      <w:pPr>
        <w:rPr>
          <w:lang w:val="en-US" w:eastAsia="de-DE"/>
        </w:rPr>
      </w:pPr>
    </w:p>
    <w:p w:rsidR="002E40AE" w:rsidRPr="002B5809" w:rsidRDefault="002E40AE" w:rsidP="002E40AE">
      <w:pPr>
        <w:rPr>
          <w:lang w:val="en-US" w:eastAsia="de-DE"/>
        </w:rPr>
      </w:pPr>
      <w:r w:rsidRPr="002B5809">
        <w:rPr>
          <w:noProof/>
          <w:lang w:eastAsia="de-DE"/>
        </w:rPr>
        <w:drawing>
          <wp:inline distT="0" distB="0" distL="0" distR="0" wp14:anchorId="5880235C" wp14:editId="46D96CCE">
            <wp:extent cx="5760720" cy="5861050"/>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0-26_21-55MEZ_Mond.jpg"/>
                    <pic:cNvPicPr/>
                  </pic:nvPicPr>
                  <pic:blipFill>
                    <a:blip r:embed="rId9" cstate="print">
                      <a:extLst>
                        <a:ext uri="{28A0092B-C50C-407E-A947-70E740481C1C}">
                          <a14:useLocalDpi xmlns:a14="http://schemas.microsoft.com/office/drawing/2010/main"/>
                        </a:ext>
                      </a:extLst>
                    </a:blip>
                    <a:stretch>
                      <a:fillRect/>
                    </a:stretch>
                  </pic:blipFill>
                  <pic:spPr>
                    <a:xfrm>
                      <a:off x="0" y="0"/>
                      <a:ext cx="5760720" cy="5861050"/>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9" w:name="_Toc434580429"/>
      <w:bookmarkStart w:id="10" w:name="_Toc435096409"/>
    </w:p>
    <w:p w:rsidR="00F52DD6" w:rsidRPr="002B5809" w:rsidRDefault="00ED585E" w:rsidP="00F52DD6">
      <w:pPr>
        <w:pStyle w:val="berschrift2"/>
        <w:numPr>
          <w:ilvl w:val="0"/>
          <w:numId w:val="0"/>
        </w:numPr>
        <w:jc w:val="center"/>
        <w:rPr>
          <w:lang w:val="en-US"/>
        </w:rPr>
      </w:pPr>
      <w:bookmarkStart w:id="11" w:name="_Toc435434063"/>
      <w:bookmarkStart w:id="12" w:name="_Toc436056843"/>
      <w:bookmarkStart w:id="13" w:name="_Toc436147907"/>
      <w:bookmarkStart w:id="14" w:name="_Toc436147968"/>
      <w:bookmarkStart w:id="15" w:name="_Toc436211752"/>
      <w:bookmarkStart w:id="16" w:name="_Toc447723048"/>
      <w:bookmarkStart w:id="17" w:name="_Toc447795240"/>
      <w:r w:rsidRPr="002B5809">
        <w:rPr>
          <w:lang w:val="en-US"/>
        </w:rPr>
        <w:t>User Guide</w:t>
      </w:r>
      <w:r w:rsidR="00F52DD6" w:rsidRPr="002B5809">
        <w:rPr>
          <w:lang w:val="en-US"/>
        </w:rPr>
        <w:t xml:space="preserve"> (Version 0.</w:t>
      </w:r>
      <w:r w:rsidR="00630728">
        <w:rPr>
          <w:lang w:val="en-US"/>
        </w:rPr>
        <w:t>9</w:t>
      </w:r>
      <w:r w:rsidR="00CB621E" w:rsidRPr="002B5809">
        <w:rPr>
          <w:lang w:val="en-US"/>
        </w:rPr>
        <w:t>.</w:t>
      </w:r>
      <w:del w:id="18" w:author="rolf" w:date="2016-05-01T08:37:00Z">
        <w:r w:rsidR="007F792C" w:rsidDel="00EE2235">
          <w:rPr>
            <w:lang w:val="en-US"/>
          </w:rPr>
          <w:delText>1</w:delText>
        </w:r>
      </w:del>
      <w:ins w:id="19" w:author="rolf" w:date="2016-05-01T08:37:00Z">
        <w:r w:rsidR="00EE2235">
          <w:rPr>
            <w:lang w:val="en-US"/>
          </w:rPr>
          <w:t>2</w:t>
        </w:r>
      </w:ins>
      <w:r w:rsidR="009734D5" w:rsidRPr="002B5809">
        <w:rPr>
          <w:lang w:val="en-US"/>
        </w:rPr>
        <w:t xml:space="preserve">, </w:t>
      </w:r>
      <w:del w:id="20" w:author="rolf" w:date="2016-05-01T08:37:00Z">
        <w:r w:rsidR="00630728" w:rsidDel="00EE2235">
          <w:rPr>
            <w:lang w:val="en-US"/>
          </w:rPr>
          <w:delText xml:space="preserve">April </w:delText>
        </w:r>
        <w:r w:rsidR="00931F57" w:rsidDel="00EE2235">
          <w:rPr>
            <w:lang w:val="en-US"/>
          </w:rPr>
          <w:delText>1</w:delText>
        </w:r>
        <w:r w:rsidR="007F792C" w:rsidDel="00EE2235">
          <w:rPr>
            <w:lang w:val="en-US"/>
          </w:rPr>
          <w:delText>7</w:delText>
        </w:r>
      </w:del>
      <w:ins w:id="21" w:author="rolf" w:date="2016-05-01T08:37:00Z">
        <w:r w:rsidR="00EE2235">
          <w:rPr>
            <w:lang w:val="en-US"/>
          </w:rPr>
          <w:t>May 1</w:t>
        </w:r>
      </w:ins>
      <w:r w:rsidR="00927F70">
        <w:rPr>
          <w:lang w:val="en-US"/>
        </w:rPr>
        <w:t>, 2016</w:t>
      </w:r>
      <w:r w:rsidR="00F52DD6" w:rsidRPr="002B5809">
        <w:rPr>
          <w:lang w:val="en-US"/>
        </w:rPr>
        <w:t>)</w:t>
      </w:r>
      <w:bookmarkEnd w:id="9"/>
      <w:bookmarkEnd w:id="10"/>
      <w:bookmarkEnd w:id="11"/>
      <w:bookmarkEnd w:id="12"/>
      <w:bookmarkEnd w:id="13"/>
      <w:bookmarkEnd w:id="14"/>
      <w:bookmarkEnd w:id="15"/>
      <w:bookmarkEnd w:id="16"/>
      <w:bookmarkEnd w:id="17"/>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B82B87" w:rsidRPr="00931F57" w:rsidRDefault="00637CFA" w:rsidP="00B82B87">
      <w:pPr>
        <w:pStyle w:val="berschrift4"/>
        <w:rPr>
          <w:rFonts w:asciiTheme="minorHAnsi" w:hAnsiTheme="minorHAns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B82B87" w:rsidRDefault="00AE5EBB">
      <w:pPr>
        <w:pStyle w:val="Verzeichnis2"/>
        <w:tabs>
          <w:tab w:val="left" w:pos="660"/>
          <w:tab w:val="right" w:leader="dot" w:pos="9062"/>
        </w:tabs>
        <w:rPr>
          <w:rFonts w:asciiTheme="minorHAnsi" w:eastAsiaTheme="minorEastAsia" w:hAnsiTheme="minorHAnsi" w:cstheme="minorBidi"/>
          <w:noProof/>
          <w:lang w:eastAsia="de-DE"/>
        </w:rPr>
      </w:pPr>
      <w:hyperlink w:anchor="_Toc447795241" w:history="1">
        <w:r w:rsidR="00B82B87" w:rsidRPr="00262349">
          <w:rPr>
            <w:rStyle w:val="Hyperlink"/>
            <w:noProof/>
            <w:lang w:val="en-US"/>
          </w:rPr>
          <w:t>1.</w:t>
        </w:r>
        <w:r w:rsidR="00B82B87">
          <w:rPr>
            <w:rFonts w:asciiTheme="minorHAnsi" w:eastAsiaTheme="minorEastAsia" w:hAnsiTheme="minorHAnsi" w:cstheme="minorBidi"/>
            <w:noProof/>
            <w:lang w:eastAsia="de-DE"/>
          </w:rPr>
          <w:tab/>
        </w:r>
        <w:r w:rsidR="00B82B87" w:rsidRPr="00262349">
          <w:rPr>
            <w:rStyle w:val="Hyperlink"/>
            <w:noProof/>
            <w:lang w:val="en-US"/>
          </w:rPr>
          <w:t>Introduction</w:t>
        </w:r>
        <w:r w:rsidR="00B82B87">
          <w:rPr>
            <w:noProof/>
            <w:webHidden/>
          </w:rPr>
          <w:tab/>
        </w:r>
        <w:r w:rsidR="00B82B87">
          <w:rPr>
            <w:noProof/>
            <w:webHidden/>
          </w:rPr>
          <w:fldChar w:fldCharType="begin"/>
        </w:r>
        <w:r w:rsidR="00B82B87">
          <w:rPr>
            <w:noProof/>
            <w:webHidden/>
          </w:rPr>
          <w:instrText xml:space="preserve"> PAGEREF _Toc447795241 \h </w:instrText>
        </w:r>
        <w:r w:rsidR="00B82B87">
          <w:rPr>
            <w:noProof/>
            <w:webHidden/>
          </w:rPr>
        </w:r>
        <w:r w:rsidR="00B82B87">
          <w:rPr>
            <w:noProof/>
            <w:webHidden/>
          </w:rPr>
          <w:fldChar w:fldCharType="separate"/>
        </w:r>
        <w:r>
          <w:rPr>
            <w:noProof/>
            <w:webHidden/>
          </w:rPr>
          <w:t>2</w:t>
        </w:r>
        <w:r w:rsidR="00B82B87">
          <w:rPr>
            <w:noProof/>
            <w:webHidden/>
          </w:rPr>
          <w:fldChar w:fldCharType="end"/>
        </w:r>
      </w:hyperlink>
    </w:p>
    <w:p w:rsidR="00B82B87" w:rsidRDefault="00AE5EBB">
      <w:pPr>
        <w:pStyle w:val="Verzeichnis2"/>
        <w:tabs>
          <w:tab w:val="left" w:pos="660"/>
          <w:tab w:val="right" w:leader="dot" w:pos="9062"/>
        </w:tabs>
        <w:rPr>
          <w:rFonts w:asciiTheme="minorHAnsi" w:eastAsiaTheme="minorEastAsia" w:hAnsiTheme="minorHAnsi" w:cstheme="minorBidi"/>
          <w:noProof/>
          <w:lang w:eastAsia="de-DE"/>
        </w:rPr>
      </w:pPr>
      <w:hyperlink w:anchor="_Toc447795242" w:history="1">
        <w:r w:rsidR="00B82B87" w:rsidRPr="00262349">
          <w:rPr>
            <w:rStyle w:val="Hyperlink"/>
            <w:noProof/>
            <w:lang w:val="en-US"/>
          </w:rPr>
          <w:t>2.</w:t>
        </w:r>
        <w:r w:rsidR="00B82B87">
          <w:rPr>
            <w:rFonts w:asciiTheme="minorHAnsi" w:eastAsiaTheme="minorEastAsia" w:hAnsiTheme="minorHAnsi" w:cstheme="minorBidi"/>
            <w:noProof/>
            <w:lang w:eastAsia="de-DE"/>
          </w:rPr>
          <w:tab/>
        </w:r>
        <w:r w:rsidR="00B82B87" w:rsidRPr="00262349">
          <w:rPr>
            <w:rStyle w:val="Hyperlink"/>
            <w:noProof/>
            <w:lang w:val="en-US"/>
          </w:rPr>
          <w:t>System Requirements and Software Installation</w:t>
        </w:r>
        <w:r w:rsidR="00B82B87">
          <w:rPr>
            <w:noProof/>
            <w:webHidden/>
          </w:rPr>
          <w:tab/>
        </w:r>
        <w:r w:rsidR="00B82B87">
          <w:rPr>
            <w:noProof/>
            <w:webHidden/>
          </w:rPr>
          <w:fldChar w:fldCharType="begin"/>
        </w:r>
        <w:r w:rsidR="00B82B87">
          <w:rPr>
            <w:noProof/>
            <w:webHidden/>
          </w:rPr>
          <w:instrText xml:space="preserve"> PAGEREF _Toc447795242 \h </w:instrText>
        </w:r>
        <w:r w:rsidR="00B82B87">
          <w:rPr>
            <w:noProof/>
            <w:webHidden/>
          </w:rPr>
        </w:r>
        <w:r w:rsidR="00B82B87">
          <w:rPr>
            <w:noProof/>
            <w:webHidden/>
          </w:rPr>
          <w:fldChar w:fldCharType="separate"/>
        </w:r>
        <w:r>
          <w:rPr>
            <w:noProof/>
            <w:webHidden/>
          </w:rPr>
          <w:t>3</w:t>
        </w:r>
        <w:r w:rsidR="00B82B87">
          <w:rPr>
            <w:noProof/>
            <w:webHidden/>
          </w:rPr>
          <w:fldChar w:fldCharType="end"/>
        </w:r>
      </w:hyperlink>
    </w:p>
    <w:p w:rsidR="00B82B87" w:rsidRDefault="00AE5EBB">
      <w:pPr>
        <w:pStyle w:val="Verzeichnis2"/>
        <w:tabs>
          <w:tab w:val="left" w:pos="660"/>
          <w:tab w:val="right" w:leader="dot" w:pos="9062"/>
        </w:tabs>
        <w:rPr>
          <w:rFonts w:asciiTheme="minorHAnsi" w:eastAsiaTheme="minorEastAsia" w:hAnsiTheme="minorHAnsi" w:cstheme="minorBidi"/>
          <w:noProof/>
          <w:lang w:eastAsia="de-DE"/>
        </w:rPr>
      </w:pPr>
      <w:hyperlink w:anchor="_Toc447795243" w:history="1">
        <w:r w:rsidR="00B82B87" w:rsidRPr="00262349">
          <w:rPr>
            <w:rStyle w:val="Hyperlink"/>
            <w:noProof/>
            <w:lang w:val="en-US"/>
          </w:rPr>
          <w:t>3.</w:t>
        </w:r>
        <w:r w:rsidR="00B82B87">
          <w:rPr>
            <w:rFonts w:asciiTheme="minorHAnsi" w:eastAsiaTheme="minorEastAsia" w:hAnsiTheme="minorHAnsi" w:cstheme="minorBidi"/>
            <w:noProof/>
            <w:lang w:eastAsia="de-DE"/>
          </w:rPr>
          <w:tab/>
        </w:r>
        <w:r w:rsidR="00B82B87" w:rsidRPr="00262349">
          <w:rPr>
            <w:rStyle w:val="Hyperlink"/>
            <w:noProof/>
            <w:lang w:val="en-US"/>
          </w:rPr>
          <w:t>Program Execution</w:t>
        </w:r>
        <w:r w:rsidR="00B82B87">
          <w:rPr>
            <w:noProof/>
            <w:webHidden/>
          </w:rPr>
          <w:tab/>
        </w:r>
        <w:r w:rsidR="00B82B87">
          <w:rPr>
            <w:noProof/>
            <w:webHidden/>
          </w:rPr>
          <w:fldChar w:fldCharType="begin"/>
        </w:r>
        <w:r w:rsidR="00B82B87">
          <w:rPr>
            <w:noProof/>
            <w:webHidden/>
          </w:rPr>
          <w:instrText xml:space="preserve"> PAGEREF _Toc447795243 \h </w:instrText>
        </w:r>
        <w:r w:rsidR="00B82B87">
          <w:rPr>
            <w:noProof/>
            <w:webHidden/>
          </w:rPr>
        </w:r>
        <w:r w:rsidR="00B82B87">
          <w:rPr>
            <w:noProof/>
            <w:webHidden/>
          </w:rPr>
          <w:fldChar w:fldCharType="separate"/>
        </w:r>
        <w:r>
          <w:rPr>
            <w:noProof/>
            <w:webHidden/>
          </w:rPr>
          <w:t>5</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47" w:history="1">
        <w:r w:rsidR="00B82B87" w:rsidRPr="00262349">
          <w:rPr>
            <w:rStyle w:val="Hyperlink"/>
            <w:noProof/>
            <w:lang w:val="en-US"/>
          </w:rPr>
          <w:t>3.1</w:t>
        </w:r>
        <w:r w:rsidR="00B82B87">
          <w:rPr>
            <w:rFonts w:asciiTheme="minorHAnsi" w:eastAsiaTheme="minorEastAsia" w:hAnsiTheme="minorHAnsi" w:cstheme="minorBidi"/>
            <w:noProof/>
            <w:lang w:eastAsia="de-DE"/>
          </w:rPr>
          <w:tab/>
        </w:r>
        <w:r w:rsidR="00B82B87" w:rsidRPr="00262349">
          <w:rPr>
            <w:rStyle w:val="Hyperlink"/>
            <w:noProof/>
            <w:lang w:val="en-US"/>
          </w:rPr>
          <w:t>Configuration at First Program Launch</w:t>
        </w:r>
        <w:r w:rsidR="00B82B87">
          <w:rPr>
            <w:noProof/>
            <w:webHidden/>
          </w:rPr>
          <w:tab/>
        </w:r>
        <w:r w:rsidR="00B82B87">
          <w:rPr>
            <w:noProof/>
            <w:webHidden/>
          </w:rPr>
          <w:fldChar w:fldCharType="begin"/>
        </w:r>
        <w:r w:rsidR="00B82B87">
          <w:rPr>
            <w:noProof/>
            <w:webHidden/>
          </w:rPr>
          <w:instrText xml:space="preserve"> PAGEREF _Toc447795247 \h </w:instrText>
        </w:r>
        <w:r w:rsidR="00B82B87">
          <w:rPr>
            <w:noProof/>
            <w:webHidden/>
          </w:rPr>
        </w:r>
        <w:r w:rsidR="00B82B87">
          <w:rPr>
            <w:noProof/>
            <w:webHidden/>
          </w:rPr>
          <w:fldChar w:fldCharType="separate"/>
        </w:r>
        <w:r>
          <w:rPr>
            <w:noProof/>
            <w:webHidden/>
          </w:rPr>
          <w:t>5</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48" w:history="1">
        <w:r w:rsidR="00B82B87" w:rsidRPr="00262349">
          <w:rPr>
            <w:rStyle w:val="Hyperlink"/>
            <w:noProof/>
            <w:lang w:val="en-US"/>
          </w:rPr>
          <w:t>3.2</w:t>
        </w:r>
        <w:r w:rsidR="00B82B87">
          <w:rPr>
            <w:rFonts w:asciiTheme="minorHAnsi" w:eastAsiaTheme="minorEastAsia" w:hAnsiTheme="minorHAnsi" w:cstheme="minorBidi"/>
            <w:noProof/>
            <w:lang w:eastAsia="de-DE"/>
          </w:rPr>
          <w:tab/>
        </w:r>
        <w:r w:rsidR="00B82B87" w:rsidRPr="00262349">
          <w:rPr>
            <w:rStyle w:val="Hyperlink"/>
            <w:noProof/>
            <w:lang w:val="en-US"/>
          </w:rPr>
          <w:t>Choosing the ASCOM Hub</w:t>
        </w:r>
        <w:r w:rsidR="00B82B87">
          <w:rPr>
            <w:noProof/>
            <w:webHidden/>
          </w:rPr>
          <w:tab/>
        </w:r>
        <w:r w:rsidR="00B82B87">
          <w:rPr>
            <w:noProof/>
            <w:webHidden/>
          </w:rPr>
          <w:fldChar w:fldCharType="begin"/>
        </w:r>
        <w:r w:rsidR="00B82B87">
          <w:rPr>
            <w:noProof/>
            <w:webHidden/>
          </w:rPr>
          <w:instrText xml:space="preserve"> PAGEREF _Toc447795248 \h </w:instrText>
        </w:r>
        <w:r w:rsidR="00B82B87">
          <w:rPr>
            <w:noProof/>
            <w:webHidden/>
          </w:rPr>
        </w:r>
        <w:r w:rsidR="00B82B87">
          <w:rPr>
            <w:noProof/>
            <w:webHidden/>
          </w:rPr>
          <w:fldChar w:fldCharType="separate"/>
        </w:r>
        <w:r>
          <w:rPr>
            <w:noProof/>
            <w:webHidden/>
          </w:rPr>
          <w:t>6</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49" w:history="1">
        <w:r w:rsidR="00B82B87" w:rsidRPr="00262349">
          <w:rPr>
            <w:rStyle w:val="Hyperlink"/>
            <w:noProof/>
            <w:lang w:val="en-US"/>
          </w:rPr>
          <w:t>3.3</w:t>
        </w:r>
        <w:r w:rsidR="00B82B87">
          <w:rPr>
            <w:rFonts w:asciiTheme="minorHAnsi" w:eastAsiaTheme="minorEastAsia" w:hAnsiTheme="minorHAnsi" w:cstheme="minorBidi"/>
            <w:noProof/>
            <w:lang w:eastAsia="de-DE"/>
          </w:rPr>
          <w:tab/>
        </w:r>
        <w:r w:rsidR="00B82B87" w:rsidRPr="00262349">
          <w:rPr>
            <w:rStyle w:val="Hyperlink"/>
            <w:noProof/>
            <w:lang w:val="en-US"/>
          </w:rPr>
          <w:t>Layout of the Main Window</w:t>
        </w:r>
        <w:r w:rsidR="00B82B87">
          <w:rPr>
            <w:noProof/>
            <w:webHidden/>
          </w:rPr>
          <w:tab/>
        </w:r>
        <w:r w:rsidR="00B82B87">
          <w:rPr>
            <w:noProof/>
            <w:webHidden/>
          </w:rPr>
          <w:fldChar w:fldCharType="begin"/>
        </w:r>
        <w:r w:rsidR="00B82B87">
          <w:rPr>
            <w:noProof/>
            <w:webHidden/>
          </w:rPr>
          <w:instrText xml:space="preserve"> PAGEREF _Toc447795249 \h </w:instrText>
        </w:r>
        <w:r w:rsidR="00B82B87">
          <w:rPr>
            <w:noProof/>
            <w:webHidden/>
          </w:rPr>
        </w:r>
        <w:r w:rsidR="00B82B87">
          <w:rPr>
            <w:noProof/>
            <w:webHidden/>
          </w:rPr>
          <w:fldChar w:fldCharType="separate"/>
        </w:r>
        <w:r>
          <w:rPr>
            <w:noProof/>
            <w:webHidden/>
          </w:rPr>
          <w:t>6</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0" w:history="1">
        <w:r w:rsidR="00B82B87" w:rsidRPr="00262349">
          <w:rPr>
            <w:rStyle w:val="Hyperlink"/>
            <w:noProof/>
            <w:lang w:val="en-US"/>
          </w:rPr>
          <w:t>3.4</w:t>
        </w:r>
        <w:r w:rsidR="00B82B87">
          <w:rPr>
            <w:rFonts w:asciiTheme="minorHAnsi" w:eastAsiaTheme="minorEastAsia" w:hAnsiTheme="minorHAnsi" w:cstheme="minorBidi"/>
            <w:noProof/>
            <w:lang w:eastAsia="de-DE"/>
          </w:rPr>
          <w:tab/>
        </w:r>
        <w:r w:rsidR="00B82B87" w:rsidRPr="00262349">
          <w:rPr>
            <w:rStyle w:val="Hyperlink"/>
            <w:noProof/>
            <w:lang w:val="en-US"/>
          </w:rPr>
          <w:t>Selecting a Landmark on the Moon for Mount Alignment</w:t>
        </w:r>
        <w:r w:rsidR="00B82B87">
          <w:rPr>
            <w:noProof/>
            <w:webHidden/>
          </w:rPr>
          <w:tab/>
        </w:r>
        <w:r w:rsidR="00B82B87">
          <w:rPr>
            <w:noProof/>
            <w:webHidden/>
          </w:rPr>
          <w:fldChar w:fldCharType="begin"/>
        </w:r>
        <w:r w:rsidR="00B82B87">
          <w:rPr>
            <w:noProof/>
            <w:webHidden/>
          </w:rPr>
          <w:instrText xml:space="preserve"> PAGEREF _Toc447795250 \h </w:instrText>
        </w:r>
        <w:r w:rsidR="00B82B87">
          <w:rPr>
            <w:noProof/>
            <w:webHidden/>
          </w:rPr>
        </w:r>
        <w:r w:rsidR="00B82B87">
          <w:rPr>
            <w:noProof/>
            <w:webHidden/>
          </w:rPr>
          <w:fldChar w:fldCharType="separate"/>
        </w:r>
        <w:r>
          <w:rPr>
            <w:noProof/>
            <w:webHidden/>
          </w:rPr>
          <w:t>7</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1" w:history="1">
        <w:r w:rsidR="00B82B87" w:rsidRPr="00262349">
          <w:rPr>
            <w:rStyle w:val="Hyperlink"/>
            <w:noProof/>
            <w:lang w:val="en-US"/>
          </w:rPr>
          <w:t>3.5</w:t>
        </w:r>
        <w:r w:rsidR="00B82B87">
          <w:rPr>
            <w:rFonts w:asciiTheme="minorHAnsi" w:eastAsiaTheme="minorEastAsia" w:hAnsiTheme="minorHAnsi" w:cstheme="minorBidi"/>
            <w:noProof/>
            <w:lang w:eastAsia="de-DE"/>
          </w:rPr>
          <w:tab/>
        </w:r>
        <w:r w:rsidR="00B82B87" w:rsidRPr="00262349">
          <w:rPr>
            <w:rStyle w:val="Hyperlink"/>
            <w:noProof/>
            <w:lang w:val="en-US"/>
          </w:rPr>
          <w:t>Camera Rotation</w:t>
        </w:r>
        <w:r w:rsidR="00B82B87">
          <w:rPr>
            <w:noProof/>
            <w:webHidden/>
          </w:rPr>
          <w:tab/>
        </w:r>
        <w:r w:rsidR="00B82B87">
          <w:rPr>
            <w:noProof/>
            <w:webHidden/>
          </w:rPr>
          <w:fldChar w:fldCharType="begin"/>
        </w:r>
        <w:r w:rsidR="00B82B87">
          <w:rPr>
            <w:noProof/>
            <w:webHidden/>
          </w:rPr>
          <w:instrText xml:space="preserve"> PAGEREF _Toc447795251 \h </w:instrText>
        </w:r>
        <w:r w:rsidR="00B82B87">
          <w:rPr>
            <w:noProof/>
            <w:webHidden/>
          </w:rPr>
        </w:r>
        <w:r w:rsidR="00B82B87">
          <w:rPr>
            <w:noProof/>
            <w:webHidden/>
          </w:rPr>
          <w:fldChar w:fldCharType="separate"/>
        </w:r>
        <w:r>
          <w:rPr>
            <w:noProof/>
            <w:webHidden/>
          </w:rPr>
          <w:t>9</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2" w:history="1">
        <w:r w:rsidR="00B82B87" w:rsidRPr="00262349">
          <w:rPr>
            <w:rStyle w:val="Hyperlink"/>
            <w:noProof/>
            <w:lang w:val="en-US"/>
          </w:rPr>
          <w:t>3.6</w:t>
        </w:r>
        <w:r w:rsidR="00B82B87">
          <w:rPr>
            <w:rFonts w:asciiTheme="minorHAnsi" w:eastAsiaTheme="minorEastAsia" w:hAnsiTheme="minorHAnsi" w:cstheme="minorBidi"/>
            <w:noProof/>
            <w:lang w:eastAsia="de-DE"/>
          </w:rPr>
          <w:tab/>
        </w:r>
        <w:r w:rsidR="00B82B87" w:rsidRPr="00262349">
          <w:rPr>
            <w:rStyle w:val="Hyperlink"/>
            <w:noProof/>
            <w:lang w:val="en-US"/>
          </w:rPr>
          <w:t>Selection and Positioning of the Focus Area</w:t>
        </w:r>
        <w:r w:rsidR="00B82B87">
          <w:rPr>
            <w:noProof/>
            <w:webHidden/>
          </w:rPr>
          <w:tab/>
        </w:r>
        <w:r w:rsidR="00B82B87">
          <w:rPr>
            <w:noProof/>
            <w:webHidden/>
          </w:rPr>
          <w:fldChar w:fldCharType="begin"/>
        </w:r>
        <w:r w:rsidR="00B82B87">
          <w:rPr>
            <w:noProof/>
            <w:webHidden/>
          </w:rPr>
          <w:instrText xml:space="preserve"> PAGEREF _Toc447795252 \h </w:instrText>
        </w:r>
        <w:r w:rsidR="00B82B87">
          <w:rPr>
            <w:noProof/>
            <w:webHidden/>
          </w:rPr>
        </w:r>
        <w:r w:rsidR="00B82B87">
          <w:rPr>
            <w:noProof/>
            <w:webHidden/>
          </w:rPr>
          <w:fldChar w:fldCharType="separate"/>
        </w:r>
        <w:r>
          <w:rPr>
            <w:noProof/>
            <w:webHidden/>
          </w:rPr>
          <w:t>9</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3" w:history="1">
        <w:r w:rsidR="00B82B87" w:rsidRPr="00262349">
          <w:rPr>
            <w:rStyle w:val="Hyperlink"/>
            <w:noProof/>
            <w:lang w:val="en-US"/>
          </w:rPr>
          <w:t>3.7</w:t>
        </w:r>
        <w:r w:rsidR="00B82B87">
          <w:rPr>
            <w:rFonts w:asciiTheme="minorHAnsi" w:eastAsiaTheme="minorEastAsia" w:hAnsiTheme="minorHAnsi" w:cstheme="minorBidi"/>
            <w:noProof/>
            <w:lang w:eastAsia="de-DE"/>
          </w:rPr>
          <w:tab/>
        </w:r>
        <w:r w:rsidR="00B82B87" w:rsidRPr="00262349">
          <w:rPr>
            <w:rStyle w:val="Hyperlink"/>
            <w:noProof/>
            <w:lang w:val="en-US"/>
          </w:rPr>
          <w:t>Image Acquisition</w:t>
        </w:r>
        <w:r w:rsidR="00B82B87">
          <w:rPr>
            <w:noProof/>
            <w:webHidden/>
          </w:rPr>
          <w:tab/>
        </w:r>
        <w:r w:rsidR="00B82B87">
          <w:rPr>
            <w:noProof/>
            <w:webHidden/>
          </w:rPr>
          <w:fldChar w:fldCharType="begin"/>
        </w:r>
        <w:r w:rsidR="00B82B87">
          <w:rPr>
            <w:noProof/>
            <w:webHidden/>
          </w:rPr>
          <w:instrText xml:space="preserve"> PAGEREF _Toc447795253 \h </w:instrText>
        </w:r>
        <w:r w:rsidR="00B82B87">
          <w:rPr>
            <w:noProof/>
            <w:webHidden/>
          </w:rPr>
        </w:r>
        <w:r w:rsidR="00B82B87">
          <w:rPr>
            <w:noProof/>
            <w:webHidden/>
          </w:rPr>
          <w:fldChar w:fldCharType="separate"/>
        </w:r>
        <w:r>
          <w:rPr>
            <w:noProof/>
            <w:webHidden/>
          </w:rPr>
          <w:t>9</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4" w:history="1">
        <w:r w:rsidR="00B82B87" w:rsidRPr="00262349">
          <w:rPr>
            <w:rStyle w:val="Hyperlink"/>
            <w:noProof/>
            <w:lang w:val="en-US"/>
          </w:rPr>
          <w:t>3.8</w:t>
        </w:r>
        <w:r w:rsidR="00B82B87">
          <w:rPr>
            <w:rFonts w:asciiTheme="minorHAnsi" w:eastAsiaTheme="minorEastAsia" w:hAnsiTheme="minorHAnsi" w:cstheme="minorBidi"/>
            <w:noProof/>
            <w:lang w:eastAsia="de-DE"/>
          </w:rPr>
          <w:tab/>
        </w:r>
        <w:r w:rsidR="00B82B87" w:rsidRPr="00262349">
          <w:rPr>
            <w:rStyle w:val="Hyperlink"/>
            <w:noProof/>
            <w:lang w:val="en-US"/>
          </w:rPr>
          <w:t>Determining and Correcting the Coordinate System Drift</w:t>
        </w:r>
        <w:r w:rsidR="00B82B87">
          <w:rPr>
            <w:noProof/>
            <w:webHidden/>
          </w:rPr>
          <w:tab/>
        </w:r>
        <w:r w:rsidR="00B82B87">
          <w:rPr>
            <w:noProof/>
            <w:webHidden/>
          </w:rPr>
          <w:fldChar w:fldCharType="begin"/>
        </w:r>
        <w:r w:rsidR="00B82B87">
          <w:rPr>
            <w:noProof/>
            <w:webHidden/>
          </w:rPr>
          <w:instrText xml:space="preserve"> PAGEREF _Toc447795254 \h </w:instrText>
        </w:r>
        <w:r w:rsidR="00B82B87">
          <w:rPr>
            <w:noProof/>
            <w:webHidden/>
          </w:rPr>
        </w:r>
        <w:r w:rsidR="00B82B87">
          <w:rPr>
            <w:noProof/>
            <w:webHidden/>
          </w:rPr>
          <w:fldChar w:fldCharType="separate"/>
        </w:r>
        <w:r>
          <w:rPr>
            <w:noProof/>
            <w:webHidden/>
          </w:rPr>
          <w:t>11</w:t>
        </w:r>
        <w:r w:rsidR="00B82B87">
          <w:rPr>
            <w:noProof/>
            <w:webHidden/>
          </w:rPr>
          <w:fldChar w:fldCharType="end"/>
        </w:r>
      </w:hyperlink>
    </w:p>
    <w:p w:rsidR="00B82B87" w:rsidRDefault="00AE5EBB">
      <w:pPr>
        <w:pStyle w:val="Verzeichnis3"/>
        <w:tabs>
          <w:tab w:val="left" w:pos="1100"/>
          <w:tab w:val="right" w:leader="dot" w:pos="9062"/>
        </w:tabs>
        <w:rPr>
          <w:rFonts w:asciiTheme="minorHAnsi" w:eastAsiaTheme="minorEastAsia" w:hAnsiTheme="minorHAnsi" w:cstheme="minorBidi"/>
          <w:noProof/>
          <w:lang w:eastAsia="de-DE"/>
        </w:rPr>
      </w:pPr>
      <w:hyperlink w:anchor="_Toc447795255" w:history="1">
        <w:r w:rsidR="00B82B87" w:rsidRPr="00262349">
          <w:rPr>
            <w:rStyle w:val="Hyperlink"/>
            <w:noProof/>
            <w:lang w:val="en-US"/>
          </w:rPr>
          <w:t>3.9</w:t>
        </w:r>
        <w:r w:rsidR="00B82B87">
          <w:rPr>
            <w:rFonts w:asciiTheme="minorHAnsi" w:eastAsiaTheme="minorEastAsia" w:hAnsiTheme="minorHAnsi" w:cstheme="minorBidi"/>
            <w:noProof/>
            <w:lang w:eastAsia="de-DE"/>
          </w:rPr>
          <w:tab/>
        </w:r>
        <w:r w:rsidR="00B82B87" w:rsidRPr="00262349">
          <w:rPr>
            <w:rStyle w:val="Hyperlink"/>
            <w:noProof/>
            <w:lang w:val="en-US"/>
          </w:rPr>
          <w:t>End of Program</w:t>
        </w:r>
        <w:r w:rsidR="00B82B87">
          <w:rPr>
            <w:noProof/>
            <w:webHidden/>
          </w:rPr>
          <w:tab/>
        </w:r>
        <w:r w:rsidR="00B82B87">
          <w:rPr>
            <w:noProof/>
            <w:webHidden/>
          </w:rPr>
          <w:fldChar w:fldCharType="begin"/>
        </w:r>
        <w:r w:rsidR="00B82B87">
          <w:rPr>
            <w:noProof/>
            <w:webHidden/>
          </w:rPr>
          <w:instrText xml:space="preserve"> PAGEREF _Toc447795255 \h </w:instrText>
        </w:r>
        <w:r w:rsidR="00B82B87">
          <w:rPr>
            <w:noProof/>
            <w:webHidden/>
          </w:rPr>
        </w:r>
        <w:r w:rsidR="00B82B87">
          <w:rPr>
            <w:noProof/>
            <w:webHidden/>
          </w:rPr>
          <w:fldChar w:fldCharType="separate"/>
        </w:r>
        <w:r>
          <w:rPr>
            <w:noProof/>
            <w:webHidden/>
          </w:rPr>
          <w:t>13</w:t>
        </w:r>
        <w:r w:rsidR="00B82B87">
          <w:rPr>
            <w:noProof/>
            <w:webHidden/>
          </w:rPr>
          <w:fldChar w:fldCharType="end"/>
        </w:r>
      </w:hyperlink>
    </w:p>
    <w:p w:rsidR="00B82B87" w:rsidRDefault="00AE5EBB">
      <w:pPr>
        <w:pStyle w:val="Verzeichnis2"/>
        <w:tabs>
          <w:tab w:val="right" w:leader="dot" w:pos="9062"/>
        </w:tabs>
        <w:rPr>
          <w:rFonts w:asciiTheme="minorHAnsi" w:eastAsiaTheme="minorEastAsia" w:hAnsiTheme="minorHAnsi" w:cstheme="minorBidi"/>
          <w:noProof/>
          <w:lang w:eastAsia="de-DE"/>
        </w:rPr>
      </w:pPr>
      <w:hyperlink w:anchor="_Toc447795256" w:history="1">
        <w:r w:rsidR="00B82B87" w:rsidRPr="00262349">
          <w:rPr>
            <w:rStyle w:val="Hyperlink"/>
            <w:noProof/>
            <w:lang w:val="en-US"/>
          </w:rPr>
          <w:t>Appendix A: Parameters at the Configuration Dialog</w:t>
        </w:r>
        <w:r w:rsidR="00B82B87">
          <w:rPr>
            <w:noProof/>
            <w:webHidden/>
          </w:rPr>
          <w:tab/>
        </w:r>
        <w:r w:rsidR="00B82B87">
          <w:rPr>
            <w:noProof/>
            <w:webHidden/>
          </w:rPr>
          <w:fldChar w:fldCharType="begin"/>
        </w:r>
        <w:r w:rsidR="00B82B87">
          <w:rPr>
            <w:noProof/>
            <w:webHidden/>
          </w:rPr>
          <w:instrText xml:space="preserve"> PAGEREF _Toc447795256 \h </w:instrText>
        </w:r>
        <w:r w:rsidR="00B82B87">
          <w:rPr>
            <w:noProof/>
            <w:webHidden/>
          </w:rPr>
        </w:r>
        <w:r w:rsidR="00B82B87">
          <w:rPr>
            <w:noProof/>
            <w:webHidden/>
          </w:rPr>
          <w:fldChar w:fldCharType="separate"/>
        </w:r>
        <w:r>
          <w:rPr>
            <w:noProof/>
            <w:webHidden/>
          </w:rPr>
          <w:t>15</w:t>
        </w:r>
        <w:r w:rsidR="00B82B87">
          <w:rPr>
            <w:noProof/>
            <w:webHidden/>
          </w:rPr>
          <w:fldChar w:fldCharType="end"/>
        </w:r>
      </w:hyperlink>
    </w:p>
    <w:p w:rsidR="00B82B87" w:rsidRDefault="00AE5EBB">
      <w:pPr>
        <w:pStyle w:val="Verzeichnis2"/>
        <w:tabs>
          <w:tab w:val="right" w:leader="dot" w:pos="9062"/>
        </w:tabs>
        <w:rPr>
          <w:rFonts w:asciiTheme="minorHAnsi" w:eastAsiaTheme="minorEastAsia" w:hAnsiTheme="minorHAnsi" w:cstheme="minorBidi"/>
          <w:noProof/>
          <w:lang w:eastAsia="de-DE"/>
        </w:rPr>
      </w:pPr>
      <w:hyperlink w:anchor="_Toc447795257" w:history="1">
        <w:r w:rsidR="00B82B87" w:rsidRPr="00262349">
          <w:rPr>
            <w:rStyle w:val="Hyperlink"/>
            <w:noProof/>
            <w:lang w:val="en-US"/>
          </w:rPr>
          <w:t>Appendix B: Algorithms Used by the Program</w:t>
        </w:r>
        <w:r w:rsidR="00B82B87">
          <w:rPr>
            <w:noProof/>
            <w:webHidden/>
          </w:rPr>
          <w:tab/>
        </w:r>
        <w:r w:rsidR="00B82B87">
          <w:rPr>
            <w:noProof/>
            <w:webHidden/>
          </w:rPr>
          <w:fldChar w:fldCharType="begin"/>
        </w:r>
        <w:r w:rsidR="00B82B87">
          <w:rPr>
            <w:noProof/>
            <w:webHidden/>
          </w:rPr>
          <w:instrText xml:space="preserve"> PAGEREF _Toc447795257 \h </w:instrText>
        </w:r>
        <w:r w:rsidR="00B82B87">
          <w:rPr>
            <w:noProof/>
            <w:webHidden/>
          </w:rPr>
        </w:r>
        <w:r w:rsidR="00B82B87">
          <w:rPr>
            <w:noProof/>
            <w:webHidden/>
          </w:rPr>
          <w:fldChar w:fldCharType="separate"/>
        </w:r>
        <w:r>
          <w:rPr>
            <w:noProof/>
            <w:webHidden/>
          </w:rPr>
          <w:t>20</w:t>
        </w:r>
        <w:r w:rsidR="00B82B87">
          <w:rPr>
            <w:noProof/>
            <w:webHidden/>
          </w:rPr>
          <w:fldChar w:fldCharType="end"/>
        </w:r>
      </w:hyperlink>
    </w:p>
    <w:p w:rsidR="00B82B87" w:rsidRDefault="00AE5EBB">
      <w:pPr>
        <w:pStyle w:val="Verzeichnis2"/>
        <w:tabs>
          <w:tab w:val="right" w:leader="dot" w:pos="9062"/>
        </w:tabs>
        <w:rPr>
          <w:rFonts w:asciiTheme="minorHAnsi" w:eastAsiaTheme="minorEastAsia" w:hAnsiTheme="minorHAnsi" w:cstheme="minorBidi"/>
          <w:noProof/>
          <w:lang w:eastAsia="de-DE"/>
        </w:rPr>
      </w:pPr>
      <w:hyperlink w:anchor="_Toc447795258" w:history="1">
        <w:r w:rsidR="00B82B87" w:rsidRPr="00262349">
          <w:rPr>
            <w:rStyle w:val="Hyperlink"/>
            <w:noProof/>
            <w:lang w:val="en-US"/>
          </w:rPr>
          <w:t>Appendix C: Determination of the Focal Length of the System</w:t>
        </w:r>
        <w:r w:rsidR="00B82B87">
          <w:rPr>
            <w:noProof/>
            <w:webHidden/>
          </w:rPr>
          <w:tab/>
        </w:r>
        <w:r w:rsidR="00B82B87">
          <w:rPr>
            <w:noProof/>
            <w:webHidden/>
          </w:rPr>
          <w:fldChar w:fldCharType="begin"/>
        </w:r>
        <w:r w:rsidR="00B82B87">
          <w:rPr>
            <w:noProof/>
            <w:webHidden/>
          </w:rPr>
          <w:instrText xml:space="preserve"> PAGEREF _Toc447795258 \h </w:instrText>
        </w:r>
        <w:r w:rsidR="00B82B87">
          <w:rPr>
            <w:noProof/>
            <w:webHidden/>
          </w:rPr>
        </w:r>
        <w:r w:rsidR="00B82B87">
          <w:rPr>
            <w:noProof/>
            <w:webHidden/>
          </w:rPr>
          <w:fldChar w:fldCharType="separate"/>
        </w:r>
        <w:r>
          <w:rPr>
            <w:noProof/>
            <w:webHidden/>
          </w:rPr>
          <w:t>27</w:t>
        </w:r>
        <w:r w:rsidR="00B82B87">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2" w:name="_Toc447795241"/>
      <w:r w:rsidRPr="002B5809">
        <w:rPr>
          <w:lang w:val="en-US"/>
        </w:rPr>
        <w:t>Introduction</w:t>
      </w:r>
      <w:bookmarkEnd w:id="22"/>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 xml:space="preserve">Lucky Imaging“ 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w:t>
      </w:r>
      <w:r w:rsidR="005E4DE7" w:rsidRPr="002B5809">
        <w:rPr>
          <w:lang w:val="en-US"/>
        </w:rPr>
        <w:lastRenderedPageBreak/>
        <w:t>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Pr="002B5809" w:rsidRDefault="00F015B2" w:rsidP="00767520">
      <w:pPr>
        <w:rPr>
          <w:lang w:val="en-US"/>
        </w:rPr>
      </w:pPr>
    </w:p>
    <w:p w:rsidR="00D72D03" w:rsidRPr="002B5809" w:rsidRDefault="00311A59" w:rsidP="00767520">
      <w:pPr>
        <w:pStyle w:val="berschrift2"/>
        <w:rPr>
          <w:lang w:val="en-US"/>
        </w:rPr>
      </w:pPr>
      <w:bookmarkStart w:id="23" w:name="_Ref447780942"/>
      <w:bookmarkStart w:id="24" w:name="_Toc447795242"/>
      <w:r w:rsidRPr="002B5809">
        <w:rPr>
          <w:lang w:val="en-US"/>
        </w:rPr>
        <w:t>System Requirements and Software Installation</w:t>
      </w:r>
      <w:bookmarkEnd w:id="23"/>
      <w:bookmarkEnd w:id="24"/>
    </w:p>
    <w:p w:rsidR="00311A59" w:rsidRPr="002B5809" w:rsidRDefault="00311A59" w:rsidP="00311A59">
      <w:pPr>
        <w:rPr>
          <w:lang w:val="en-US"/>
        </w:rPr>
      </w:pPr>
      <w:proofErr w:type="spellStart"/>
      <w:r w:rsidRPr="002B5809">
        <w:rPr>
          <w:lang w:val="en-US"/>
        </w:rPr>
        <w:t>MoonPanoramaMaker</w:t>
      </w:r>
      <w:proofErr w:type="spellEnd"/>
      <w:r w:rsidRPr="002B5809">
        <w:rPr>
          <w:lang w:val="en-US"/>
        </w:rPr>
        <w:t xml:space="preserve"> communicates with the telescope mount via the ASCOM interface. Since it is based on Microsoft’s “Common Object Model”, </w:t>
      </w:r>
      <w:proofErr w:type="spellStart"/>
      <w:r w:rsidRPr="002B5809">
        <w:rPr>
          <w:lang w:val="en-US"/>
        </w:rPr>
        <w:t>MoonPanoramaMaker</w:t>
      </w:r>
      <w:proofErr w:type="spellEnd"/>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Pr="002B5809">
        <w:rPr>
          <w:lang w:val="en-US"/>
        </w:rPr>
        <w:t xml:space="preserve">. 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3A5E4E">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r w:rsidR="00EE2235">
        <w:fldChar w:fldCharType="begin"/>
      </w:r>
      <w:r w:rsidR="00EE2235" w:rsidRPr="00EE2235">
        <w:rPr>
          <w:lang w:val="en-US"/>
          <w:rPrChange w:id="25" w:author="rolf" w:date="2016-05-01T08:37:00Z">
            <w:rPr/>
          </w:rPrChange>
        </w:rPr>
        <w:instrText xml:space="preserve"> HYPERLINK "http://ascom-standards.org/" </w:instrText>
      </w:r>
      <w:r w:rsidR="00EE2235">
        <w:fldChar w:fldCharType="separate"/>
      </w:r>
      <w:r w:rsidR="00DA505A" w:rsidRPr="002B5809">
        <w:rPr>
          <w:rStyle w:val="Hyperlink"/>
          <w:lang w:val="en-US"/>
        </w:rPr>
        <w:t>http://ascom-standards.org/</w:t>
      </w:r>
      <w:r w:rsidR="00EE2235">
        <w:rPr>
          <w:rStyle w:val="Hyperlink"/>
          <w:lang w:val="en-US"/>
        </w:rPr>
        <w:fldChar w:fldCharType="end"/>
      </w:r>
      <w:r w:rsidR="00DA505A" w:rsidRPr="002B5809">
        <w:rPr>
          <w:lang w:val="en-US"/>
        </w:rPr>
        <w:t xml:space="preserve">. </w:t>
      </w:r>
      <w:r w:rsidRPr="002B5809">
        <w:rPr>
          <w:lang w:val="en-US"/>
        </w:rPr>
        <w:t>The tests were performed using the “A</w:t>
      </w:r>
      <w:r w:rsidR="00DA505A" w:rsidRPr="002B5809">
        <w:rPr>
          <w:lang w:val="en-US"/>
        </w:rPr>
        <w:t>SCOM Platform 6.1SP1</w:t>
      </w:r>
      <w:r w:rsidR="00A35A9A" w:rsidRPr="002B5809">
        <w:rPr>
          <w:lang w:val="en-US"/>
        </w:rPr>
        <w:t>“</w:t>
      </w:r>
      <w:r w:rsidR="00DA505A" w:rsidRPr="002B5809">
        <w:rPr>
          <w:lang w:val="en-US"/>
        </w:rPr>
        <w:t xml:space="preserve">. </w:t>
      </w:r>
      <w:r w:rsidRPr="002B5809">
        <w:rPr>
          <w:lang w:val="en-US"/>
        </w:rPr>
        <w:t xml:space="preserve">Additionally, an ASCOM driver for the telescope mount is required. ASCOM drivers for many popular mountings can be found on the ASCOM web page </w:t>
      </w:r>
      <w:r w:rsidR="00EE2235">
        <w:fldChar w:fldCharType="begin"/>
      </w:r>
      <w:r w:rsidR="00EE2235" w:rsidRPr="00EE2235">
        <w:rPr>
          <w:lang w:val="en-US"/>
          <w:rPrChange w:id="26" w:author="rolf" w:date="2016-05-01T08:37:00Z">
            <w:rPr/>
          </w:rPrChange>
        </w:rPr>
        <w:instrText xml:space="preserve"> HYPERLINK "http://ascom-standards.org/Downloads/ScopeDrivers.htm" </w:instrText>
      </w:r>
      <w:r w:rsidR="00EE2235">
        <w:fldChar w:fldCharType="separate"/>
      </w:r>
      <w:r w:rsidRPr="002B5809">
        <w:rPr>
          <w:rStyle w:val="Hyperlink"/>
          <w:lang w:val="en-US"/>
        </w:rPr>
        <w:t>http://ascom-standards.org/Downloads/ScopeDrivers.htm</w:t>
      </w:r>
      <w:r w:rsidR="00EE2235">
        <w:rPr>
          <w:rStyle w:val="Hyperlink"/>
          <w:lang w:val="en-US"/>
        </w:rPr>
        <w:fldChar w:fldCharType="end"/>
      </w:r>
      <w:r w:rsidRPr="002B5809">
        <w:rPr>
          <w:lang w:val="en-US"/>
        </w:rPr>
        <w:t>.</w:t>
      </w:r>
    </w:p>
    <w:p w:rsidR="002822A6" w:rsidRPr="002B5809" w:rsidRDefault="002822A6" w:rsidP="00AC32AA">
      <w:pPr>
        <w:rPr>
          <w:lang w:val="en-US"/>
        </w:rPr>
      </w:pPr>
      <w:proofErr w:type="spellStart"/>
      <w:r>
        <w:rPr>
          <w:lang w:val="en-US"/>
        </w:rPr>
        <w:t>MoonPanoramaMaker</w:t>
      </w:r>
      <w:proofErr w:type="spellEnd"/>
      <w:ins w:id="27" w:author="rolf" w:date="2016-05-01T09:35:00Z">
        <w:r w:rsidR="0096753C">
          <w:rPr>
            <w:lang w:val="en-US"/>
          </w:rPr>
          <w:t xml:space="preserve"> assumes </w:t>
        </w:r>
      </w:ins>
      <w:ins w:id="28" w:author="rolf" w:date="2016-05-01T09:37:00Z">
        <w:r w:rsidR="00627D38">
          <w:rPr>
            <w:lang w:val="en-US"/>
          </w:rPr>
          <w:t xml:space="preserve">that </w:t>
        </w:r>
      </w:ins>
      <w:ins w:id="29" w:author="rolf" w:date="2016-05-01T09:35:00Z">
        <w:r w:rsidR="0096753C">
          <w:rPr>
            <w:lang w:val="en-US"/>
          </w:rPr>
          <w:t>the telescope</w:t>
        </w:r>
      </w:ins>
      <w:ins w:id="30" w:author="rolf" w:date="2016-05-01T09:36:00Z">
        <w:r w:rsidR="0096753C">
          <w:rPr>
            <w:lang w:val="en-US"/>
          </w:rPr>
          <w:t xml:space="preserve"> </w:t>
        </w:r>
      </w:ins>
      <w:ins w:id="31" w:author="rolf" w:date="2016-05-01T09:37:00Z">
        <w:r w:rsidR="00627D38">
          <w:rPr>
            <w:lang w:val="en-US"/>
          </w:rPr>
          <w:t>is</w:t>
        </w:r>
      </w:ins>
      <w:ins w:id="32" w:author="rolf" w:date="2016-05-01T09:35:00Z">
        <w:r w:rsidR="0096753C">
          <w:rPr>
            <w:lang w:val="en-US"/>
          </w:rPr>
          <w:t xml:space="preserve"> </w:t>
        </w:r>
      </w:ins>
      <w:ins w:id="33" w:author="rolf" w:date="2016-05-01T09:37:00Z">
        <w:r w:rsidR="00627D38">
          <w:rPr>
            <w:lang w:val="en-US"/>
          </w:rPr>
          <w:t xml:space="preserve">mounted </w:t>
        </w:r>
      </w:ins>
      <w:ins w:id="34" w:author="rolf" w:date="2016-05-01T09:35:00Z">
        <w:r w:rsidR="0096753C">
          <w:rPr>
            <w:lang w:val="en-US"/>
          </w:rPr>
          <w:t>equatoria</w:t>
        </w:r>
      </w:ins>
      <w:ins w:id="35" w:author="rolf" w:date="2016-05-01T09:36:00Z">
        <w:r w:rsidR="0096753C">
          <w:rPr>
            <w:lang w:val="en-US"/>
          </w:rPr>
          <w:t>l</w:t>
        </w:r>
      </w:ins>
      <w:ins w:id="36" w:author="rolf" w:date="2016-05-01T09:35:00Z">
        <w:r w:rsidR="0096753C">
          <w:rPr>
            <w:lang w:val="en-US"/>
          </w:rPr>
          <w:t>l</w:t>
        </w:r>
      </w:ins>
      <w:ins w:id="37" w:author="rolf" w:date="2016-05-01T09:36:00Z">
        <w:r w:rsidR="0096753C">
          <w:rPr>
            <w:lang w:val="en-US"/>
          </w:rPr>
          <w:t>y.</w:t>
        </w:r>
      </w:ins>
      <w:r>
        <w:rPr>
          <w:lang w:val="en-US"/>
        </w:rPr>
        <w:t xml:space="preserve"> </w:t>
      </w:r>
      <w:ins w:id="38" w:author="rolf" w:date="2016-05-01T09:36:00Z">
        <w:r w:rsidR="0096753C">
          <w:rPr>
            <w:lang w:val="en-US"/>
          </w:rPr>
          <w:t xml:space="preserve">It </w:t>
        </w:r>
      </w:ins>
      <w:r>
        <w:rPr>
          <w:lang w:val="en-US"/>
        </w:rPr>
        <w:t xml:space="preserve">operates </w:t>
      </w:r>
      <w:del w:id="39" w:author="rolf" w:date="2016-05-01T09:38:00Z">
        <w:r w:rsidDel="00627D38">
          <w:rPr>
            <w:lang w:val="en-US"/>
          </w:rPr>
          <w:delText xml:space="preserve">the </w:delText>
        </w:r>
      </w:del>
      <w:del w:id="40" w:author="rolf" w:date="2016-05-01T09:36:00Z">
        <w:r w:rsidDel="0096753C">
          <w:rPr>
            <w:lang w:val="en-US"/>
          </w:rPr>
          <w:delText xml:space="preserve">telescope </w:delText>
        </w:r>
      </w:del>
      <w:del w:id="41" w:author="rolf" w:date="2016-05-01T09:38:00Z">
        <w:r w:rsidDel="00627D38">
          <w:rPr>
            <w:lang w:val="en-US"/>
          </w:rPr>
          <w:delText>mounting</w:delText>
        </w:r>
      </w:del>
      <w:ins w:id="42" w:author="rolf" w:date="2016-05-01T09:38:00Z">
        <w:r w:rsidR="00627D38">
          <w:rPr>
            <w:lang w:val="en-US"/>
          </w:rPr>
          <w:t>it</w:t>
        </w:r>
      </w:ins>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CF30D5"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2F2749">
        <w:rPr>
          <w:lang w:val="en-US"/>
        </w:rPr>
        <w:t xml:space="preserve">the program assumes that </w:t>
      </w:r>
      <w:r w:rsidR="001D73B4" w:rsidRPr="002B5809">
        <w:rPr>
          <w:lang w:val="en-US"/>
        </w:rPr>
        <w:t xml:space="preserve">an ASCOM hub </w:t>
      </w:r>
      <w:r w:rsidR="002F2749">
        <w:rPr>
          <w:lang w:val="en-US"/>
        </w:rPr>
        <w:t>is</w:t>
      </w:r>
      <w:r w:rsidR="001D73B4" w:rsidRPr="002B5809">
        <w:rPr>
          <w:lang w:val="en-US"/>
        </w:rPr>
        <w:t xml:space="preserve"> placed between the mount driver and the application programs. The ASCOM </w:t>
      </w:r>
      <w:r w:rsidR="001D73B4" w:rsidRPr="002B5809">
        <w:rPr>
          <w:lang w:val="en-US"/>
        </w:rPr>
        <w:lastRenderedPageBreak/>
        <w:t>platform provides the hub named POTH (“Plain Old Telescope Handset”). It is fully sufficient for this purpose. The following figure gives an overview of the software units involved and their interactions.</w:t>
      </w:r>
    </w:p>
    <w:p w:rsidR="00F31D94" w:rsidRPr="002B5809" w:rsidRDefault="00AC1E8C" w:rsidP="00CF30D5">
      <w:pPr>
        <w:rPr>
          <w:lang w:val="en-US"/>
        </w:rPr>
      </w:pPr>
      <w:r>
        <w:rPr>
          <w:noProof/>
          <w:lang w:eastAsia="de-DE"/>
        </w:rPr>
        <w:drawing>
          <wp:inline distT="0" distB="0" distL="0" distR="0" wp14:anchorId="7902F8A3" wp14:editId="02098D10">
            <wp:extent cx="5760720" cy="2843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diagramm_E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p w:rsidR="002B73B7"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r>
        <w:rPr>
          <w:lang w:val="en-US"/>
        </w:rPr>
        <w:t>“MoonPanoramaMaker_0.9.</w:t>
      </w:r>
      <w:del w:id="43" w:author="rolf" w:date="2016-05-01T08:38:00Z">
        <w:r w:rsidDel="00EE2235">
          <w:rPr>
            <w:lang w:val="en-US"/>
          </w:rPr>
          <w:delText>0</w:delText>
        </w:r>
      </w:del>
      <w:proofErr w:type="gramStart"/>
      <w:ins w:id="44" w:author="rolf" w:date="2016-05-01T08:38:00Z">
        <w:r w:rsidR="00EE2235">
          <w:rPr>
            <w:lang w:val="en-US"/>
          </w:rPr>
          <w:t>2</w:t>
        </w:r>
      </w:ins>
      <w:r>
        <w:rPr>
          <w:lang w:val="en-US"/>
        </w:rPr>
        <w:t>.exe</w:t>
      </w:r>
      <w:proofErr w:type="gramEnd"/>
      <w:r w:rsidR="00411767">
        <w:rPr>
          <w:lang w:val="en-US"/>
        </w:rPr>
        <w:t>”</w:t>
      </w:r>
      <w:r>
        <w:rPr>
          <w:lang w:val="en-US"/>
        </w:rPr>
        <w:t>.</w:t>
      </w:r>
      <w:r w:rsidR="00411767">
        <w:rPr>
          <w:lang w:val="en-US"/>
        </w:rPr>
        <w:t xml:space="preserve">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ins w:id="45" w:author="rolf" w:date="2016-05-01T08:39:00Z">
        <w:r w:rsidR="00EE2235">
          <w:rPr>
            <w:lang w:val="en-US"/>
          </w:rPr>
          <w:t xml:space="preserve">Apart from the program start entries, </w:t>
        </w:r>
      </w:ins>
      <w:proofErr w:type="spellStart"/>
      <w:r w:rsidR="002B73B7" w:rsidRPr="002B5809">
        <w:rPr>
          <w:lang w:val="en-US"/>
        </w:rPr>
        <w:t>MoonPanoramaMaker</w:t>
      </w:r>
      <w:proofErr w:type="spellEnd"/>
      <w:r w:rsidR="002B73B7" w:rsidRPr="002B5809">
        <w:rPr>
          <w:lang w:val="en-US"/>
        </w:rPr>
        <w:t xml:space="preserve"> does not write any </w:t>
      </w:r>
      <w:del w:id="46" w:author="rolf" w:date="2016-05-01T08:39:00Z">
        <w:r w:rsidR="002B73B7" w:rsidRPr="002B5809" w:rsidDel="00EE2235">
          <w:rPr>
            <w:lang w:val="en-US"/>
          </w:rPr>
          <w:delText>en</w:delText>
        </w:r>
        <w:r w:rsidR="002B73B7" w:rsidDel="00EE2235">
          <w:rPr>
            <w:lang w:val="en-US"/>
          </w:rPr>
          <w:delText xml:space="preserve">tries </w:delText>
        </w:r>
      </w:del>
      <w:ins w:id="47" w:author="rolf" w:date="2016-05-01T08:39:00Z">
        <w:r w:rsidR="00EE2235">
          <w:rPr>
            <w:lang w:val="en-US"/>
          </w:rPr>
          <w:t xml:space="preserve">parameters </w:t>
        </w:r>
      </w:ins>
      <w:r w:rsidR="002B73B7">
        <w:rPr>
          <w:lang w:val="en-US"/>
        </w:rPr>
        <w:t>into the Windows Registry and can be installed at any file system loca</w:t>
      </w:r>
      <w:r w:rsidR="00DE0FF3">
        <w:rPr>
          <w:lang w:val="en-US"/>
        </w:rPr>
        <w:t xml:space="preserve">tion. An uninstaller is provided with the software. It removes all installed files, with the exception of </w:t>
      </w:r>
      <w:r w:rsidR="002B73B7" w:rsidRPr="002B5809">
        <w:rPr>
          <w:lang w:val="en-US"/>
        </w:rPr>
        <w:t xml:space="preserve">“MoonPanoramaMaker.ini” and “MoonPanoramaMaker.log” </w:t>
      </w:r>
      <w:r w:rsidR="00DE0FF3">
        <w:rPr>
          <w:lang w:val="en-US"/>
        </w:rPr>
        <w:t>in</w:t>
      </w:r>
      <w:r w:rsidR="002B73B7" w:rsidRPr="002B5809">
        <w:rPr>
          <w:lang w:val="en-US"/>
        </w:rPr>
        <w:t xml:space="preserve"> the user’s home directory.</w:t>
      </w:r>
      <w:r w:rsidR="00DE0FF3">
        <w:rPr>
          <w:lang w:val="en-US"/>
        </w:rPr>
        <w:t xml:space="preserve"> </w:t>
      </w:r>
      <w:r>
        <w:rPr>
          <w:lang w:val="en-US"/>
        </w:rPr>
        <w:t>Those two files</w:t>
      </w:r>
      <w:r w:rsidR="00DE0FF3">
        <w:rPr>
          <w:lang w:val="en-US"/>
        </w:rPr>
        <w:t xml:space="preserve"> have to be deleted manually.</w:t>
      </w:r>
    </w:p>
    <w:p w:rsidR="00716DF4" w:rsidRPr="002B5809" w:rsidRDefault="00716DF4" w:rsidP="00716DF4">
      <w:pPr>
        <w:rPr>
          <w:lang w:val="en-US"/>
        </w:rPr>
      </w:pPr>
      <w:r w:rsidRPr="002B5809">
        <w:rPr>
          <w:noProof/>
          <w:lang w:eastAsia="de-DE"/>
        </w:rPr>
        <w:drawing>
          <wp:anchor distT="0" distB="0" distL="114300" distR="114300" simplePos="0" relativeHeight="251674624" behindDoc="0" locked="0" layoutInCell="1" allowOverlap="1" wp14:anchorId="43755E6D" wp14:editId="08B45D9C">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0A77E445" wp14:editId="347CE031">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B261F7" w:rsidRPr="0030015A" w:rsidRDefault="00B261F7"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8/bIAIAABw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" stroked="f">
                <v:textbox>
                  <w:txbxContent>
                    <w:p w:rsidR="00B261F7" w:rsidRPr="0030015A" w:rsidRDefault="00B261F7"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35B18953" wp14:editId="76EE009A">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2">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EE2235" w:rsidRDefault="007A1CFC" w:rsidP="007A1CFC">
      <w:pPr>
        <w:rPr>
          <w:ins w:id="48" w:author="rolf" w:date="2016-05-01T08:45:00Z"/>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r w:rsidR="00EE2235">
        <w:fldChar w:fldCharType="begin"/>
      </w:r>
      <w:r w:rsidR="00EE2235" w:rsidRPr="00EE2235">
        <w:rPr>
          <w:lang w:val="en-US"/>
          <w:rPrChange w:id="49" w:author="rolf" w:date="2016-05-01T08:37:00Z">
            <w:rPr/>
          </w:rPrChange>
        </w:rPr>
        <w:instrText xml:space="preserve"> HYPERLINK "http://www.firecapture.de/index.html" </w:instrText>
      </w:r>
      <w:r w:rsidR="00EE2235">
        <w:fldChar w:fldCharType="separate"/>
      </w:r>
      <w:r w:rsidR="00421B74" w:rsidRPr="002B5809">
        <w:rPr>
          <w:rStyle w:val="Hyperlink"/>
          <w:lang w:val="en-US"/>
        </w:rPr>
        <w:t>http://www.firecapture.de/index.html</w:t>
      </w:r>
      <w:r w:rsidR="00EE2235">
        <w:rPr>
          <w:rStyle w:val="Hyperlink"/>
          <w:lang w:val="en-US"/>
        </w:rPr>
        <w:fldChar w:fldCharType="end"/>
      </w:r>
      <w:r w:rsidR="00421B74" w:rsidRPr="002B5809">
        <w:rPr>
          <w:lang w:val="en-US"/>
        </w:rPr>
        <w:t>)</w:t>
      </w:r>
      <w:r w:rsidRPr="002B5809">
        <w:rPr>
          <w:lang w:val="en-US"/>
        </w:rPr>
        <w:t xml:space="preserve">, developed by the German amateur astronomer </w:t>
      </w:r>
      <w:r w:rsidR="00FA7BB4" w:rsidRPr="002B5809">
        <w:rPr>
          <w:lang w:val="en-US"/>
        </w:rPr>
        <w:t>Torsten Edelmann</w:t>
      </w:r>
      <w:r w:rsidR="00421B74" w:rsidRPr="002B5809">
        <w:rPr>
          <w:lang w:val="en-US"/>
        </w:rPr>
        <w:t xml:space="preserve">. </w:t>
      </w:r>
      <w:r w:rsidRPr="002B5809">
        <w:rPr>
          <w:lang w:val="en-US"/>
        </w:rPr>
        <w:t xml:space="preserve">The software is freely available at the website </w:t>
      </w:r>
      <w:r w:rsidRPr="002B5809">
        <w:rPr>
          <w:lang w:val="en-US"/>
        </w:rPr>
        <w:lastRenderedPageBreak/>
        <w:t>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del w:id="50" w:author="rolf" w:date="2016-05-01T08:41:00Z">
        <w:r w:rsidR="00E7337C" w:rsidRPr="002B5809" w:rsidDel="00EE2235">
          <w:rPr>
            <w:lang w:val="en-US"/>
          </w:rPr>
          <w:delText xml:space="preserve">file </w:delText>
        </w:r>
      </w:del>
      <w:ins w:id="51" w:author="rolf" w:date="2016-05-01T08:41:00Z">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ins>
      <w:ins w:id="52" w:author="rolf" w:date="2016-05-01T08:43:00Z">
        <w:r w:rsidR="00EE2235">
          <w:rPr>
            <w:lang w:val="en-US"/>
          </w:rPr>
          <w:t xml:space="preserve">(it only contains the single file </w:t>
        </w:r>
      </w:ins>
      <w:r w:rsidR="00E7337C" w:rsidRPr="002B5809">
        <w:rPr>
          <w:lang w:val="en-US"/>
        </w:rPr>
        <w:t>“MoonPanoramaMaker.jar”</w:t>
      </w:r>
      <w:ins w:id="53" w:author="rolf" w:date="2016-05-01T08:43:00Z">
        <w:r w:rsidR="00EE2235">
          <w:rPr>
            <w:lang w:val="en-US"/>
          </w:rPr>
          <w:t>)</w:t>
        </w:r>
      </w:ins>
      <w:r w:rsidR="00E7337C" w:rsidRPr="002B5809">
        <w:rPr>
          <w:lang w:val="en-US"/>
        </w:rPr>
        <w:t xml:space="preserve"> must be copied</w:t>
      </w:r>
      <w:r w:rsidR="00DE0FF3">
        <w:rPr>
          <w:lang w:val="en-US"/>
        </w:rPr>
        <w:t xml:space="preserve"> from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del w:id="54" w:author="rolf" w:date="2016-05-01T08:47:00Z">
        <w:r w:rsidR="00DE0FF3" w:rsidRPr="002B5809" w:rsidDel="003A4583">
          <w:rPr>
            <w:lang w:val="en-US"/>
          </w:rPr>
          <w:delText>P</w:delText>
        </w:r>
      </w:del>
      <w:ins w:id="55" w:author="rolf" w:date="2016-05-01T08:48:00Z">
        <w:r w:rsidR="003A4583">
          <w:rPr>
            <w:lang w:val="en-US"/>
          </w:rPr>
          <w:t>p</w:t>
        </w:r>
      </w:ins>
      <w:r w:rsidR="00DE0FF3" w:rsidRPr="002B5809">
        <w:rPr>
          <w:lang w:val="en-US"/>
        </w:rPr>
        <w:t>lugins</w:t>
      </w:r>
      <w:ins w:id="56" w:author="rolf" w:date="2016-05-01T08:44:00Z">
        <w:r w:rsidR="00EE2235">
          <w:rPr>
            <w:lang w:val="en-US"/>
          </w:rPr>
          <w:t>/x64</w:t>
        </w:r>
      </w:ins>
      <w:r w:rsidR="00DE0FF3">
        <w:rPr>
          <w:lang w:val="en-US"/>
        </w:rPr>
        <w:t>”</w:t>
      </w:r>
      <w:r w:rsidR="00DE0FF3" w:rsidRPr="002B5809">
        <w:rPr>
          <w:lang w:val="en-US"/>
        </w:rPr>
        <w:t xml:space="preserve"> </w:t>
      </w:r>
      <w:r w:rsidR="00DE0FF3">
        <w:rPr>
          <w:lang w:val="en-US"/>
        </w:rPr>
        <w:t>directory</w:t>
      </w:r>
      <w:r w:rsidR="00E7337C" w:rsidRPr="002B5809">
        <w:rPr>
          <w:lang w:val="en-US"/>
        </w:rPr>
        <w:t>.</w:t>
      </w:r>
    </w:p>
    <w:p w:rsidR="00421B74" w:rsidRDefault="00EE2235" w:rsidP="007A1CFC">
      <w:pPr>
        <w:rPr>
          <w:lang w:val="en-US"/>
        </w:rPr>
      </w:pPr>
      <w:proofErr w:type="spellStart"/>
      <w:ins w:id="57" w:author="rolf" w:date="2016-05-01T08:45:00Z">
        <w:r>
          <w:rPr>
            <w:lang w:val="en-US"/>
          </w:rPr>
          <w:t>MoonPanoramaMaker</w:t>
        </w:r>
        <w:proofErr w:type="spellEnd"/>
        <w:r>
          <w:rPr>
            <w:lang w:val="en-US"/>
          </w:rPr>
          <w:t xml:space="preserve"> is consistent with </w:t>
        </w:r>
        <w:proofErr w:type="spellStart"/>
        <w:r>
          <w:rPr>
            <w:lang w:val="en-US"/>
          </w:rPr>
          <w:t>FireCapture’s</w:t>
        </w:r>
        <w:proofErr w:type="spellEnd"/>
        <w:r>
          <w:rPr>
            <w:lang w:val="en-US"/>
          </w:rPr>
          <w:t xml:space="preserve"> plugin interface version </w:t>
        </w:r>
      </w:ins>
      <w:ins w:id="58" w:author="rolf" w:date="2016-05-01T08:46:00Z">
        <w:r>
          <w:rPr>
            <w:lang w:val="en-US"/>
          </w:rPr>
          <w:t xml:space="preserve">“1.0” which was introduced </w:t>
        </w:r>
        <w:r w:rsidR="003A4583">
          <w:rPr>
            <w:lang w:val="en-US"/>
          </w:rPr>
          <w:t xml:space="preserve">with the </w:t>
        </w:r>
      </w:ins>
      <w:del w:id="59" w:author="rolf" w:date="2016-05-01T08:45:00Z">
        <w:r w:rsidR="00E7337C" w:rsidRPr="002B5809" w:rsidDel="00EE2235">
          <w:rPr>
            <w:lang w:val="en-US"/>
          </w:rPr>
          <w:delText xml:space="preserve"> </w:delText>
        </w:r>
      </w:del>
      <w:del w:id="60" w:author="rolf" w:date="2016-05-01T08:47:00Z">
        <w:r w:rsidR="00E7337C" w:rsidRPr="002B5809" w:rsidDel="003A4583">
          <w:rPr>
            <w:lang w:val="en-US"/>
          </w:rPr>
          <w:delText xml:space="preserve">The link </w:delText>
        </w:r>
        <w:r w:rsidR="002F2749" w:rsidDel="003A4583">
          <w:rPr>
            <w:lang w:val="en-US"/>
          </w:rPr>
          <w:delText>between both programs</w:delText>
        </w:r>
        <w:r w:rsidR="00E7337C" w:rsidRPr="002B5809" w:rsidDel="003A4583">
          <w:rPr>
            <w:lang w:val="en-US"/>
          </w:rPr>
          <w:delText xml:space="preserve"> works with </w:delText>
        </w:r>
      </w:del>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del w:id="61" w:author="rolf" w:date="2016-05-01T08:47:00Z">
        <w:r w:rsidR="00B46B0E" w:rsidDel="003A4583">
          <w:rPr>
            <w:lang w:val="en-US"/>
          </w:rPr>
          <w:delText>3</w:delText>
        </w:r>
      </w:del>
      <w:ins w:id="62" w:author="rolf" w:date="2016-05-01T08:47:00Z">
        <w:r w:rsidR="003A4583">
          <w:rPr>
            <w:lang w:val="en-US"/>
          </w:rPr>
          <w:t>4</w:t>
        </w:r>
      </w:ins>
      <w:r w:rsidR="00B46B0E">
        <w:rPr>
          <w:lang w:val="en-US"/>
        </w:rPr>
        <w:t>.</w:t>
      </w:r>
      <w:r w:rsidR="00FA7BB4" w:rsidRPr="002B5809">
        <w:rPr>
          <w:lang w:val="en-US"/>
        </w:rPr>
        <w:t>x64“</w:t>
      </w:r>
      <w:r w:rsidR="00586687" w:rsidRPr="002B5809">
        <w:rPr>
          <w:lang w:val="en-US"/>
        </w:rPr>
        <w:t>.</w:t>
      </w:r>
      <w:r w:rsidR="00DC2066">
        <w:rPr>
          <w:lang w:val="en-US"/>
        </w:rPr>
        <w:t xml:space="preserve"> </w:t>
      </w:r>
      <w:del w:id="63" w:author="rolf" w:date="2016-05-01T08:49:00Z">
        <w:r w:rsidR="00DC2066" w:rsidDel="003A4583">
          <w:rPr>
            <w:lang w:val="en-US"/>
          </w:rPr>
          <w:delText>Since the</w:delText>
        </w:r>
      </w:del>
      <w:ins w:id="64" w:author="rolf" w:date="2016-05-01T08:49:00Z">
        <w:r w:rsidR="003A4583">
          <w:rPr>
            <w:lang w:val="en-US"/>
          </w:rPr>
          <w:t>It will not work with older</w:t>
        </w:r>
      </w:ins>
      <w:r w:rsidR="00DC2066">
        <w:rPr>
          <w:lang w:val="en-US"/>
        </w:rPr>
        <w:t xml:space="preserve"> </w:t>
      </w:r>
      <w:proofErr w:type="spellStart"/>
      <w:r w:rsidR="00DC2066">
        <w:rPr>
          <w:lang w:val="en-US"/>
        </w:rPr>
        <w:t>FireCapture</w:t>
      </w:r>
      <w:proofErr w:type="spellEnd"/>
      <w:r w:rsidR="00DC2066">
        <w:rPr>
          <w:lang w:val="en-US"/>
        </w:rPr>
        <w:t xml:space="preserve"> </w:t>
      </w:r>
      <w:ins w:id="65" w:author="rolf" w:date="2016-05-01T08:49:00Z">
        <w:r w:rsidR="003A4583">
          <w:rPr>
            <w:lang w:val="en-US"/>
          </w:rPr>
          <w:t xml:space="preserve">versions. Therefore, it is </w:t>
        </w:r>
      </w:ins>
      <w:del w:id="66" w:author="rolf" w:date="2016-05-01T08:49:00Z">
        <w:r w:rsidR="00DC2066" w:rsidDel="003A4583">
          <w:rPr>
            <w:lang w:val="en-US"/>
          </w:rPr>
          <w:delText xml:space="preserve">interface is still under development, it is </w:delText>
        </w:r>
      </w:del>
      <w:r w:rsidR="00DC2066">
        <w:rPr>
          <w:lang w:val="en-US"/>
        </w:rPr>
        <w:t xml:space="preserve">strongly recommended to </w:t>
      </w:r>
      <w:del w:id="67" w:author="rolf" w:date="2016-05-01T08:49:00Z">
        <w:r w:rsidR="00DC2066" w:rsidDel="003A4583">
          <w:rPr>
            <w:lang w:val="en-US"/>
          </w:rPr>
          <w:delText>use exactly this</w:delText>
        </w:r>
      </w:del>
      <w:ins w:id="68" w:author="rolf" w:date="2016-05-01T08:49:00Z">
        <w:r w:rsidR="003A4583">
          <w:rPr>
            <w:lang w:val="en-US"/>
          </w:rPr>
          <w:t xml:space="preserve">download the most recent </w:t>
        </w:r>
      </w:ins>
      <w:del w:id="69" w:author="rolf" w:date="2016-05-01T08:51:00Z">
        <w:r w:rsidR="00DC2066" w:rsidDel="003A4583">
          <w:rPr>
            <w:lang w:val="en-US"/>
          </w:rPr>
          <w:delText xml:space="preserve"> </w:delText>
        </w:r>
      </w:del>
      <w:proofErr w:type="spellStart"/>
      <w:r w:rsidR="00DC2066">
        <w:rPr>
          <w:lang w:val="en-US"/>
        </w:rPr>
        <w:t>FireCapture</w:t>
      </w:r>
      <w:proofErr w:type="spellEnd"/>
      <w:r w:rsidR="00DC2066">
        <w:rPr>
          <w:lang w:val="en-US"/>
        </w:rPr>
        <w:t xml:space="preserve"> version</w:t>
      </w:r>
      <w:ins w:id="70" w:author="rolf" w:date="2016-05-01T08:51:00Z">
        <w:r w:rsidR="003A4583">
          <w:rPr>
            <w:lang w:val="en-US"/>
          </w:rPr>
          <w:t xml:space="preserve"> </w:t>
        </w:r>
      </w:ins>
      <w:ins w:id="71" w:author="rolf" w:date="2016-05-01T08:52:00Z">
        <w:r w:rsidR="003A4583">
          <w:rPr>
            <w:lang w:val="en-US"/>
          </w:rPr>
          <w:t xml:space="preserve">using the button “Download </w:t>
        </w:r>
        <w:proofErr w:type="spellStart"/>
        <w:r w:rsidR="003A4583">
          <w:rPr>
            <w:lang w:val="en-US"/>
          </w:rPr>
          <w:t>FireCapture</w:t>
        </w:r>
        <w:proofErr w:type="spellEnd"/>
        <w:r w:rsidR="003A4583">
          <w:rPr>
            <w:lang w:val="en-US"/>
          </w:rPr>
          <w:t xml:space="preserve"> v2.5 BETA</w:t>
        </w:r>
      </w:ins>
      <w:ins w:id="72" w:author="rolf" w:date="2016-05-01T08:53:00Z">
        <w:r w:rsidR="003A4583">
          <w:rPr>
            <w:lang w:val="en-US"/>
          </w:rPr>
          <w:t xml:space="preserve"> (64-bit)”</w:t>
        </w:r>
      </w:ins>
      <w:r w:rsidR="00DC2066">
        <w:rPr>
          <w:lang w:val="en-US"/>
        </w:rPr>
        <w:t>.</w:t>
      </w:r>
    </w:p>
    <w:p w:rsidR="00725B7F" w:rsidRPr="002B5809" w:rsidRDefault="00725B7F" w:rsidP="007A1CFC">
      <w:pPr>
        <w:rPr>
          <w:lang w:val="en-US"/>
        </w:rPr>
      </w:pPr>
    </w:p>
    <w:p w:rsidR="00AE3DAA" w:rsidRPr="002B5809" w:rsidRDefault="0030015A" w:rsidP="00AE3DAA">
      <w:pPr>
        <w:pStyle w:val="berschrift2"/>
        <w:rPr>
          <w:lang w:val="en-US"/>
        </w:rPr>
      </w:pPr>
      <w:bookmarkStart w:id="73" w:name="_Toc447795243"/>
      <w:r w:rsidRPr="002B5809">
        <w:rPr>
          <w:lang w:val="en-US"/>
        </w:rPr>
        <w:t>Program Execution</w:t>
      </w:r>
      <w:bookmarkEnd w:id="73"/>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AE3DAA" w:rsidRPr="002B5809" w:rsidRDefault="00AE3DAA" w:rsidP="00AE3DAA">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74" w:name="_Toc434580433"/>
      <w:bookmarkStart w:id="75" w:name="_Toc435096413"/>
      <w:bookmarkStart w:id="76" w:name="_Toc435434067"/>
      <w:bookmarkStart w:id="77" w:name="_Toc436056847"/>
      <w:bookmarkStart w:id="78" w:name="_Toc436147911"/>
      <w:bookmarkStart w:id="79" w:name="_Toc436147972"/>
      <w:bookmarkStart w:id="80" w:name="_Toc436211756"/>
      <w:bookmarkStart w:id="81" w:name="_Toc447626583"/>
      <w:bookmarkStart w:id="82" w:name="_Toc447708971"/>
      <w:bookmarkStart w:id="83" w:name="_Toc447723052"/>
      <w:bookmarkStart w:id="84" w:name="_Toc447795244"/>
      <w:bookmarkEnd w:id="74"/>
      <w:bookmarkEnd w:id="75"/>
      <w:bookmarkEnd w:id="76"/>
      <w:bookmarkEnd w:id="77"/>
      <w:bookmarkEnd w:id="78"/>
      <w:bookmarkEnd w:id="79"/>
      <w:bookmarkEnd w:id="80"/>
      <w:bookmarkEnd w:id="81"/>
      <w:bookmarkEnd w:id="82"/>
      <w:bookmarkEnd w:id="83"/>
      <w:bookmarkEnd w:id="84"/>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85" w:name="_Toc434580434"/>
      <w:bookmarkStart w:id="86" w:name="_Toc435096414"/>
      <w:bookmarkStart w:id="87" w:name="_Toc435434068"/>
      <w:bookmarkStart w:id="88" w:name="_Toc436056848"/>
      <w:bookmarkStart w:id="89" w:name="_Toc436147912"/>
      <w:bookmarkStart w:id="90" w:name="_Toc436147973"/>
      <w:bookmarkStart w:id="91" w:name="_Toc436211757"/>
      <w:bookmarkStart w:id="92" w:name="_Toc447626584"/>
      <w:bookmarkStart w:id="93" w:name="_Toc447708972"/>
      <w:bookmarkStart w:id="94" w:name="_Toc447723053"/>
      <w:bookmarkStart w:id="95" w:name="_Toc447795245"/>
      <w:bookmarkEnd w:id="85"/>
      <w:bookmarkEnd w:id="86"/>
      <w:bookmarkEnd w:id="87"/>
      <w:bookmarkEnd w:id="88"/>
      <w:bookmarkEnd w:id="89"/>
      <w:bookmarkEnd w:id="90"/>
      <w:bookmarkEnd w:id="91"/>
      <w:bookmarkEnd w:id="92"/>
      <w:bookmarkEnd w:id="93"/>
      <w:bookmarkEnd w:id="94"/>
      <w:bookmarkEnd w:id="95"/>
    </w:p>
    <w:p w:rsidR="00AE3DAA" w:rsidRPr="002B5809" w:rsidRDefault="00AE3DAA" w:rsidP="00AE3DAA">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96" w:name="_Toc434580435"/>
      <w:bookmarkStart w:id="97" w:name="_Toc435096415"/>
      <w:bookmarkStart w:id="98" w:name="_Toc435434069"/>
      <w:bookmarkStart w:id="99" w:name="_Toc436056849"/>
      <w:bookmarkStart w:id="100" w:name="_Toc436147913"/>
      <w:bookmarkStart w:id="101" w:name="_Toc436147974"/>
      <w:bookmarkStart w:id="102" w:name="_Toc436211758"/>
      <w:bookmarkStart w:id="103" w:name="_Toc447626585"/>
      <w:bookmarkStart w:id="104" w:name="_Toc447708973"/>
      <w:bookmarkStart w:id="105" w:name="_Toc447723054"/>
      <w:bookmarkStart w:id="106" w:name="_Toc447795246"/>
      <w:bookmarkEnd w:id="96"/>
      <w:bookmarkEnd w:id="97"/>
      <w:bookmarkEnd w:id="98"/>
      <w:bookmarkEnd w:id="99"/>
      <w:bookmarkEnd w:id="100"/>
      <w:bookmarkEnd w:id="101"/>
      <w:bookmarkEnd w:id="102"/>
      <w:bookmarkEnd w:id="103"/>
      <w:bookmarkEnd w:id="104"/>
      <w:bookmarkEnd w:id="105"/>
      <w:bookmarkEnd w:id="106"/>
    </w:p>
    <w:p w:rsidR="00AE3DAA" w:rsidRPr="002B5809" w:rsidRDefault="00083A6E" w:rsidP="00AE3DAA">
      <w:pPr>
        <w:pStyle w:val="berschrift3"/>
        <w:rPr>
          <w:lang w:val="en-US"/>
        </w:rPr>
      </w:pPr>
      <w:bookmarkStart w:id="107" w:name="_Toc447795247"/>
      <w:r w:rsidRPr="002B5809">
        <w:rPr>
          <w:lang w:val="en-US"/>
        </w:rPr>
        <w:t>Configuration at First Program Launch</w:t>
      </w:r>
      <w:bookmarkEnd w:id="107"/>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Pr="002B5809"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ins w:id="108" w:author="rolf" w:date="2016-05-01T20:13:00Z">
        <w:r w:rsidR="00AE5EBB">
          <w:rPr>
            <w:lang w:val="en-US"/>
          </w:rPr>
          <w:t>Appendix</w:t>
        </w:r>
        <w:r w:rsidR="00AE5EBB" w:rsidRPr="002B5809">
          <w:rPr>
            <w:lang w:val="en-US"/>
          </w:rPr>
          <w:t xml:space="preserve"> A: Parameter</w:t>
        </w:r>
        <w:r w:rsidR="00AE5EBB">
          <w:rPr>
            <w:lang w:val="en-US"/>
          </w:rPr>
          <w:t>s</w:t>
        </w:r>
        <w:r w:rsidR="00AE5EBB" w:rsidRPr="002B5809">
          <w:rPr>
            <w:lang w:val="en-US"/>
          </w:rPr>
          <w:t xml:space="preserve"> </w:t>
        </w:r>
        <w:r w:rsidR="00AE5EBB">
          <w:rPr>
            <w:lang w:val="en-US"/>
          </w:rPr>
          <w:t>at the Configuration Dialog</w:t>
        </w:r>
      </w:ins>
      <w:del w:id="109"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00D34344">
        <w:rPr>
          <w:lang w:val="en-US" w:eastAsia="de-DE"/>
        </w:rPr>
        <w:fldChar w:fldCharType="end"/>
      </w:r>
      <w:r w:rsidR="00D34344">
        <w:rPr>
          <w:lang w:val="en-US" w:eastAsia="de-DE"/>
        </w:rPr>
        <w:t>”</w:t>
      </w:r>
      <w:r w:rsidR="007269B1" w:rsidRPr="002B5809">
        <w:rPr>
          <w:lang w:val="en-US" w:eastAsia="de-DE"/>
        </w:rPr>
        <w:t>.</w:t>
      </w:r>
    </w:p>
    <w:p w:rsidR="00725B7F" w:rsidRDefault="00A572A2" w:rsidP="00F15C51">
      <w:pPr>
        <w:rPr>
          <w:lang w:val="en-US" w:eastAsia="de-DE"/>
        </w:rPr>
      </w:pPr>
      <w:r w:rsidRPr="002B5809">
        <w:rPr>
          <w:lang w:val="en-US" w:eastAsia="de-DE"/>
        </w:rPr>
        <w:t xml:space="preserve">When the user acknowledges the complete parameter input </w:t>
      </w:r>
      <w:r w:rsidR="00C022D9">
        <w:rPr>
          <w:lang w:val="en-US" w:eastAsia="de-DE"/>
        </w:rPr>
        <w:t>by</w:t>
      </w:r>
      <w:r w:rsidRPr="002B5809">
        <w:rPr>
          <w:lang w:val="en-US" w:eastAsia="de-DE"/>
        </w:rPr>
        <w:t xml:space="preserve"> pressing the </w:t>
      </w:r>
      <w:r w:rsidR="0012624F">
        <w:rPr>
          <w:lang w:val="en-US" w:eastAsia="de-DE"/>
        </w:rPr>
        <w:t>“</w:t>
      </w:r>
      <w:r w:rsidRPr="002B5809">
        <w:rPr>
          <w:lang w:val="en-US" w:eastAsia="de-DE"/>
        </w:rPr>
        <w:t>OK</w:t>
      </w:r>
      <w:r w:rsidR="0012624F">
        <w:rPr>
          <w:lang w:val="en-US" w:eastAsia="de-DE"/>
        </w:rPr>
        <w:t>”</w:t>
      </w:r>
      <w:r w:rsidRPr="002B5809">
        <w:rPr>
          <w:lang w:val="en-US" w:eastAsia="de-DE"/>
        </w:rPr>
        <w:t xml:space="preserve"> button, all parameters are tested for formatting and plausibility. If an error is detected, a popup window appears with the appropriate </w:t>
      </w:r>
      <w:r w:rsidR="00F15C51" w:rsidRPr="002B5809">
        <w:rPr>
          <w:lang w:val="en-US" w:eastAsia="de-DE"/>
        </w:rPr>
        <w:t>request for correction.</w:t>
      </w:r>
      <w:r w:rsidR="00DC2066">
        <w:rPr>
          <w:lang w:val="en-US" w:eastAsia="de-DE"/>
        </w:rPr>
        <w:t xml:space="preserve"> </w:t>
      </w:r>
      <w:r w:rsidR="00F15C51" w:rsidRPr="002B5809">
        <w:rPr>
          <w:lang w:val="en-US" w:eastAsia="de-DE"/>
        </w:rPr>
        <w:t xml:space="preserve">If no </w:t>
      </w:r>
      <w:r w:rsidR="00C022D9">
        <w:rPr>
          <w:lang w:val="en-US" w:eastAsia="de-DE"/>
        </w:rPr>
        <w:t xml:space="preserve">more </w:t>
      </w:r>
      <w:r w:rsidR="003A5E4E">
        <w:rPr>
          <w:lang w:val="en-US" w:eastAsia="de-DE"/>
        </w:rPr>
        <w:t xml:space="preserve">errors are detected, </w:t>
      </w:r>
      <w:proofErr w:type="spellStart"/>
      <w:r w:rsidR="00F15C51" w:rsidRPr="002B5809">
        <w:rPr>
          <w:lang w:val="en-US" w:eastAsia="de-DE"/>
        </w:rPr>
        <w:t>MoonPanoramaMaker</w:t>
      </w:r>
      <w:proofErr w:type="spellEnd"/>
      <w:r w:rsidR="00F15C51" w:rsidRPr="002B5809">
        <w:rPr>
          <w:lang w:val="en-US" w:eastAsia="de-DE"/>
        </w:rPr>
        <w:t xml:space="preserve"> </w:t>
      </w:r>
      <w:r w:rsidR="004662A4">
        <w:rPr>
          <w:lang w:val="en-US" w:eastAsia="de-DE"/>
        </w:rPr>
        <w:t>writes the configuration</w:t>
      </w:r>
      <w:r w:rsidR="00F15C51" w:rsidRPr="002B5809">
        <w:rPr>
          <w:lang w:val="en-US" w:eastAsia="de-DE"/>
        </w:rPr>
        <w:t xml:space="preserve"> file</w:t>
      </w:r>
      <w:r w:rsidR="00A264B8" w:rsidRPr="002B5809">
        <w:rPr>
          <w:lang w:val="en-US" w:eastAsia="de-DE"/>
        </w:rPr>
        <w:t xml:space="preserve"> </w:t>
      </w:r>
      <w:r w:rsidR="00C71601">
        <w:rPr>
          <w:lang w:val="en-US" w:eastAsia="de-DE"/>
        </w:rPr>
        <w:t>“</w:t>
      </w:r>
      <w:r w:rsidR="00DC2066">
        <w:rPr>
          <w:lang w:val="en-US" w:eastAsia="de-DE"/>
        </w:rPr>
        <w:t>MoonPanoramaMaker.ini</w:t>
      </w:r>
      <w:proofErr w:type="gramStart"/>
      <w:r w:rsidR="00DC2066">
        <w:rPr>
          <w:lang w:val="en-US" w:eastAsia="de-DE"/>
        </w:rPr>
        <w:t xml:space="preserve">“ </w:t>
      </w:r>
      <w:r w:rsidR="004662A4">
        <w:rPr>
          <w:lang w:val="en-US" w:eastAsia="de-DE"/>
        </w:rPr>
        <w:t>into</w:t>
      </w:r>
      <w:proofErr w:type="gramEnd"/>
      <w:r w:rsidR="00F15C51" w:rsidRPr="002B5809">
        <w:rPr>
          <w:lang w:val="en-US" w:eastAsia="de-DE"/>
        </w:rPr>
        <w:t xml:space="preserve"> the user’s home directory. At later program invocations the parameters are loaded from this file </w:t>
      </w:r>
      <w:r w:rsidR="00C022D9">
        <w:rPr>
          <w:lang w:val="en-US" w:eastAsia="de-DE"/>
        </w:rPr>
        <w:t>silently</w:t>
      </w:r>
      <w:r w:rsidR="00F15C51" w:rsidRPr="002B5809">
        <w:rPr>
          <w:lang w:val="en-US" w:eastAsia="de-DE"/>
        </w:rPr>
        <w:t>, and the input dialog does not open</w:t>
      </w:r>
      <w:r w:rsidR="00DC2066">
        <w:rPr>
          <w:lang w:val="en-US" w:eastAsia="de-DE"/>
        </w:rPr>
        <w:t>.</w:t>
      </w:r>
      <w:r w:rsidR="00F15C51" w:rsidRPr="002B5809">
        <w:rPr>
          <w:lang w:val="en-US" w:eastAsia="de-DE"/>
        </w:rPr>
        <w:t xml:space="preserve"> </w:t>
      </w:r>
      <w:r w:rsidR="00C022D9">
        <w:rPr>
          <w:lang w:val="en-US" w:eastAsia="de-DE"/>
        </w:rPr>
        <w:t>The user can change p</w:t>
      </w:r>
      <w:r w:rsidR="00F15C51" w:rsidRPr="002B5809">
        <w:rPr>
          <w:lang w:val="en-US" w:eastAsia="de-DE"/>
        </w:rPr>
        <w:t xml:space="preserve">arameters or </w:t>
      </w:r>
      <w:r w:rsidR="00C022D9">
        <w:rPr>
          <w:lang w:val="en-US" w:eastAsia="de-DE"/>
        </w:rPr>
        <w:t xml:space="preserve">add </w:t>
      </w:r>
      <w:r w:rsidR="00F15C51" w:rsidRPr="002B5809">
        <w:rPr>
          <w:lang w:val="en-US" w:eastAsia="de-DE"/>
        </w:rPr>
        <w:t>new cameras at any time by pressing the button “Configuration” (shortcut: C).</w:t>
      </w:r>
    </w:p>
    <w:p w:rsidR="00725B7F" w:rsidRDefault="00DC2066" w:rsidP="00F15C51">
      <w:pPr>
        <w:rPr>
          <w:lang w:val="en-US" w:eastAsia="de-DE"/>
        </w:rPr>
      </w:pPr>
      <w:r>
        <w:rPr>
          <w:noProof/>
          <w:lang w:eastAsia="de-DE"/>
        </w:rPr>
        <w:drawing>
          <wp:anchor distT="0" distB="0" distL="114300" distR="114300" simplePos="0" relativeHeight="251677696" behindDoc="0" locked="0" layoutInCell="1" allowOverlap="1" wp14:anchorId="239A10C7" wp14:editId="68826D4B">
            <wp:simplePos x="0" y="0"/>
            <wp:positionH relativeFrom="column">
              <wp:posOffset>27305</wp:posOffset>
            </wp:positionH>
            <wp:positionV relativeFrom="paragraph">
              <wp:posOffset>48260</wp:posOffset>
            </wp:positionV>
            <wp:extent cx="2153920" cy="211455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3920" cy="2114550"/>
                    </a:xfrm>
                    <a:prstGeom prst="rect">
                      <a:avLst/>
                    </a:prstGeom>
                  </pic:spPr>
                </pic:pic>
              </a:graphicData>
            </a:graphic>
          </wp:anchor>
        </w:drawing>
      </w:r>
      <w:r w:rsidR="00725B7F" w:rsidRPr="002B5809">
        <w:rPr>
          <w:noProof/>
          <w:lang w:eastAsia="de-DE"/>
        </w:rPr>
        <mc:AlternateContent>
          <mc:Choice Requires="wps">
            <w:drawing>
              <wp:anchor distT="0" distB="0" distL="114300" distR="114300" simplePos="0" relativeHeight="251679744" behindDoc="0" locked="0" layoutInCell="1" allowOverlap="1" wp14:anchorId="6EA7CFA1" wp14:editId="36D53738">
                <wp:simplePos x="0" y="0"/>
                <wp:positionH relativeFrom="column">
                  <wp:posOffset>32385</wp:posOffset>
                </wp:positionH>
                <wp:positionV relativeFrom="paragraph">
                  <wp:posOffset>1793529</wp:posOffset>
                </wp:positionV>
                <wp:extent cx="3768436" cy="429491"/>
                <wp:effectExtent l="0" t="0" r="3810" b="889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436" cy="429491"/>
                        </a:xfrm>
                        <a:prstGeom prst="rect">
                          <a:avLst/>
                        </a:prstGeom>
                        <a:solidFill>
                          <a:srgbClr val="FFFFFF"/>
                        </a:solidFill>
                        <a:ln w="9525">
                          <a:noFill/>
                          <a:miter lim="800000"/>
                          <a:headEnd/>
                          <a:tailEnd/>
                        </a:ln>
                      </wps:spPr>
                      <wps:txbx>
                        <w:txbxContent>
                          <w:p w:rsidR="00B261F7" w:rsidRPr="0030015A" w:rsidRDefault="00B261F7"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55pt;margin-top:141.2pt;width:296.75pt;height:3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" stroked="f">
                <v:textbox>
                  <w:txbxContent>
                    <w:p w:rsidR="00B261F7" w:rsidRPr="0030015A" w:rsidRDefault="00B261F7" w:rsidP="00725B7F">
                      <w:pPr>
                        <w:rPr>
                          <w:lang w:val="en-US"/>
                        </w:rPr>
                      </w:pPr>
                      <w:proofErr w:type="gramStart"/>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w:t>
                      </w:r>
                      <w:proofErr w:type="spellEnd"/>
                      <w:r>
                        <w:rPr>
                          <w:lang w:val="en-US"/>
                        </w:rPr>
                        <w:t>.</w:t>
                      </w:r>
                      <w:proofErr w:type="gramEnd"/>
                    </w:p>
                  </w:txbxContent>
                </v:textbox>
              </v:shape>
            </w:pict>
          </mc:Fallback>
        </mc:AlternateContent>
      </w:r>
      <w:r w:rsidR="00725B7F">
        <w:rPr>
          <w:lang w:val="en-US" w:eastAsia="de-DE"/>
        </w:rPr>
        <w:br w:type="textWrapping" w:clear="all"/>
      </w:r>
    </w:p>
    <w:p w:rsidR="00195D85" w:rsidRDefault="00195D85">
      <w:pPr>
        <w:spacing w:after="0" w:line="240" w:lineRule="auto"/>
        <w:rPr>
          <w:lang w:val="en-US" w:eastAsia="de-DE"/>
        </w:rPr>
      </w:pPr>
      <w:r>
        <w:rPr>
          <w:lang w:val="en-US" w:eastAsia="de-DE"/>
        </w:rPr>
        <w:br w:type="page"/>
      </w:r>
    </w:p>
    <w:p w:rsidR="00F15C51" w:rsidRPr="002B5809" w:rsidRDefault="00F15C51" w:rsidP="00F15C51">
      <w:pPr>
        <w:rPr>
          <w:lang w:val="en-US" w:eastAsia="de-DE"/>
        </w:rPr>
      </w:pPr>
      <w:r w:rsidRPr="002B5809">
        <w:rPr>
          <w:lang w:val="en-US" w:eastAsia="de-DE"/>
        </w:rPr>
        <w:lastRenderedPageBreak/>
        <w:t xml:space="preserve">In this context two things </w:t>
      </w:r>
      <w:r w:rsidR="008C5A95" w:rsidRPr="002B5809">
        <w:rPr>
          <w:lang w:val="en-US" w:eastAsia="de-DE"/>
        </w:rPr>
        <w:t>are important to</w:t>
      </w:r>
      <w:r w:rsidRPr="002B5809">
        <w:rPr>
          <w:lang w:val="en-US" w:eastAsia="de-DE"/>
        </w:rPr>
        <w:t xml:space="preserve"> </w:t>
      </w:r>
      <w:r w:rsidR="00DD6598">
        <w:rPr>
          <w:lang w:val="en-US" w:eastAsia="de-DE"/>
        </w:rPr>
        <w:t>note</w:t>
      </w:r>
      <w:r w:rsidRPr="002B5809">
        <w:rPr>
          <w:lang w:val="en-US" w:eastAsia="de-DE"/>
        </w:rPr>
        <w:t>:</w:t>
      </w:r>
    </w:p>
    <w:p w:rsidR="0036141F" w:rsidRPr="002B5809" w:rsidRDefault="008C5A95" w:rsidP="008C5A95">
      <w:pPr>
        <w:pStyle w:val="Listenabsatz"/>
        <w:numPr>
          <w:ilvl w:val="0"/>
          <w:numId w:val="35"/>
        </w:numPr>
        <w:rPr>
          <w:lang w:val="en-US" w:eastAsia="de-DE"/>
        </w:rPr>
      </w:pPr>
      <w:r w:rsidRPr="002B5809">
        <w:rPr>
          <w:lang w:val="en-US" w:eastAsia="de-DE"/>
        </w:rPr>
        <w:t xml:space="preserve">If the parameter </w:t>
      </w:r>
      <w:r w:rsidR="00C71601">
        <w:rPr>
          <w:lang w:val="en-US" w:eastAsia="de-DE"/>
        </w:rPr>
        <w:t>“</w:t>
      </w:r>
      <w:r w:rsidRPr="002B5809">
        <w:rPr>
          <w:lang w:val="en-US" w:eastAsia="de-DE"/>
        </w:rPr>
        <w:t xml:space="preserve">Camera automation“ is set to </w:t>
      </w:r>
      <w:r w:rsidR="00C71601">
        <w:rPr>
          <w:lang w:val="en-US" w:eastAsia="de-DE"/>
        </w:rPr>
        <w:t>“</w:t>
      </w:r>
      <w:r w:rsidRPr="002B5809">
        <w:rPr>
          <w:lang w:val="en-US" w:eastAsia="de-DE"/>
        </w:rPr>
        <w:t xml:space="preserve">True“, the external program </w:t>
      </w:r>
      <w:proofErr w:type="spellStart"/>
      <w:r w:rsidRPr="002B5809">
        <w:rPr>
          <w:lang w:val="en-US" w:eastAsia="de-DE"/>
        </w:rPr>
        <w:t>FireCapture</w:t>
      </w:r>
      <w:proofErr w:type="spellEnd"/>
      <w:r w:rsidRPr="002B5809">
        <w:rPr>
          <w:lang w:val="en-US" w:eastAsia="de-DE"/>
        </w:rPr>
        <w:t xml:space="preserve"> must be started </w:t>
      </w:r>
      <w:r w:rsidRPr="002B5809">
        <w:rPr>
          <w:b/>
          <w:lang w:val="en-US" w:eastAsia="de-DE"/>
        </w:rPr>
        <w:t xml:space="preserve">before </w:t>
      </w:r>
      <w:proofErr w:type="spellStart"/>
      <w:r w:rsidRPr="002B5809">
        <w:rPr>
          <w:lang w:val="en-US" w:eastAsia="de-DE"/>
        </w:rPr>
        <w:t>MoonPanoramaMaker</w:t>
      </w:r>
      <w:proofErr w:type="spellEnd"/>
      <w:r w:rsidR="00630728">
        <w:rPr>
          <w:lang w:val="en-US" w:eastAsia="de-DE"/>
        </w:rPr>
        <w:t xml:space="preserve"> </w:t>
      </w:r>
      <w:r w:rsidR="0012624F">
        <w:rPr>
          <w:lang w:val="en-US" w:eastAsia="de-DE"/>
        </w:rPr>
        <w:t>begins with its</w:t>
      </w:r>
      <w:r w:rsidR="00630728">
        <w:rPr>
          <w:lang w:val="en-US" w:eastAsia="de-DE"/>
        </w:rPr>
        <w:t xml:space="preserve"> recording workflow. </w:t>
      </w:r>
      <w:r w:rsidR="00630728" w:rsidRPr="002B5809">
        <w:rPr>
          <w:lang w:val="en-US" w:eastAsia="de-DE"/>
        </w:rPr>
        <w:t xml:space="preserve">In the </w:t>
      </w:r>
      <w:proofErr w:type="spellStart"/>
      <w:r w:rsidR="00630728" w:rsidRPr="002B5809">
        <w:rPr>
          <w:lang w:val="en-US" w:eastAsia="de-DE"/>
        </w:rPr>
        <w:t>FireCapture</w:t>
      </w:r>
      <w:proofErr w:type="spellEnd"/>
      <w:r w:rsidR="00630728" w:rsidRPr="002B5809">
        <w:rPr>
          <w:lang w:val="en-US" w:eastAsia="de-DE"/>
        </w:rPr>
        <w:t xml:space="preserve"> menu “</w:t>
      </w:r>
      <w:proofErr w:type="spellStart"/>
      <w:r w:rsidR="00630728" w:rsidRPr="007A4275">
        <w:rPr>
          <w:lang w:val="en-US" w:eastAsia="de-DE"/>
        </w:rPr>
        <w:t>PreProcessing</w:t>
      </w:r>
      <w:proofErr w:type="spellEnd"/>
      <w:r w:rsidR="00630728" w:rsidRPr="002B5809">
        <w:rPr>
          <w:lang w:val="en-US" w:eastAsia="de-DE"/>
        </w:rPr>
        <w:t>” the entry “</w:t>
      </w:r>
      <w:proofErr w:type="spellStart"/>
      <w:r w:rsidR="00630728" w:rsidRPr="002B5809">
        <w:rPr>
          <w:lang w:val="en-US" w:eastAsia="de-DE"/>
        </w:rPr>
        <w:t>MoonPanoramaMaker</w:t>
      </w:r>
      <w:proofErr w:type="spellEnd"/>
      <w:r w:rsidR="00630728" w:rsidRPr="002B5809">
        <w:rPr>
          <w:lang w:val="en-US" w:eastAsia="de-DE"/>
        </w:rPr>
        <w:t>” must be selected.</w:t>
      </w:r>
      <w:r w:rsidR="004662A4">
        <w:rPr>
          <w:lang w:val="en-US" w:eastAsia="de-DE"/>
        </w:rPr>
        <w:t xml:space="preserve"> If the entry is missing, </w:t>
      </w:r>
      <w:ins w:id="110" w:author="rolf" w:date="2016-05-01T09:00:00Z">
        <w:r w:rsidR="007D1C1E">
          <w:rPr>
            <w:lang w:val="en-US" w:eastAsia="de-DE"/>
          </w:rPr>
          <w:t>a wrong</w:t>
        </w:r>
      </w:ins>
      <w:ins w:id="111" w:author="rolf" w:date="2016-05-01T08:58:00Z">
        <w:r w:rsidR="007D1C1E">
          <w:rPr>
            <w:lang w:val="en-US" w:eastAsia="de-DE"/>
          </w:rPr>
          <w:t xml:space="preserve"> </w:t>
        </w:r>
        <w:proofErr w:type="spellStart"/>
        <w:r w:rsidR="007D1C1E">
          <w:rPr>
            <w:lang w:val="en-US" w:eastAsia="de-DE"/>
          </w:rPr>
          <w:t>FireCapture</w:t>
        </w:r>
        <w:proofErr w:type="spellEnd"/>
        <w:r w:rsidR="007D1C1E">
          <w:rPr>
            <w:lang w:val="en-US" w:eastAsia="de-DE"/>
          </w:rPr>
          <w:t xml:space="preserve"> version </w:t>
        </w:r>
      </w:ins>
      <w:ins w:id="112" w:author="rolf" w:date="2016-05-01T09:00:00Z">
        <w:r w:rsidR="007D1C1E">
          <w:rPr>
            <w:lang w:val="en-US" w:eastAsia="de-DE"/>
          </w:rPr>
          <w:t>is used</w:t>
        </w:r>
      </w:ins>
      <w:ins w:id="113" w:author="rolf" w:date="2016-05-01T08:58:00Z">
        <w:r w:rsidR="007D1C1E">
          <w:rPr>
            <w:lang w:val="en-US" w:eastAsia="de-DE"/>
          </w:rPr>
          <w:t xml:space="preserve">, or </w:t>
        </w:r>
      </w:ins>
      <w:r w:rsidR="004662A4">
        <w:rPr>
          <w:lang w:val="en-US" w:eastAsia="de-DE"/>
        </w:rPr>
        <w:t xml:space="preserve">the </w:t>
      </w:r>
      <w:proofErr w:type="spellStart"/>
      <w:r w:rsidR="004662A4">
        <w:rPr>
          <w:lang w:val="en-US" w:eastAsia="de-DE"/>
        </w:rPr>
        <w:t>MoonPanoramaMaker</w:t>
      </w:r>
      <w:proofErr w:type="spellEnd"/>
      <w:r w:rsidR="004662A4">
        <w:rPr>
          <w:lang w:val="en-US" w:eastAsia="de-DE"/>
        </w:rPr>
        <w:t xml:space="preserve"> plugin </w:t>
      </w:r>
      <w:del w:id="114" w:author="rolf" w:date="2016-05-01T08:56:00Z">
        <w:r w:rsidR="004662A4" w:rsidDel="003A4583">
          <w:rPr>
            <w:lang w:val="en-US" w:eastAsia="de-DE"/>
          </w:rPr>
          <w:delText xml:space="preserve">file </w:delText>
        </w:r>
      </w:del>
      <w:ins w:id="115" w:author="rolf" w:date="2016-05-01T08:56:00Z">
        <w:r w:rsidR="003A4583">
          <w:rPr>
            <w:lang w:val="en-US" w:eastAsia="de-DE"/>
          </w:rPr>
          <w:t xml:space="preserve">folder </w:t>
        </w:r>
      </w:ins>
      <w:r w:rsidR="004662A4">
        <w:rPr>
          <w:lang w:val="en-US" w:eastAsia="de-DE"/>
        </w:rPr>
        <w:t xml:space="preserve">has not been copied yet into </w:t>
      </w:r>
      <w:proofErr w:type="spellStart"/>
      <w:r w:rsidR="004662A4">
        <w:rPr>
          <w:lang w:val="en-US" w:eastAsia="de-DE"/>
        </w:rPr>
        <w:t>FireCapture’s</w:t>
      </w:r>
      <w:proofErr w:type="spellEnd"/>
      <w:r w:rsidR="004662A4">
        <w:rPr>
          <w:lang w:val="en-US" w:eastAsia="de-DE"/>
        </w:rPr>
        <w:t xml:space="preserve"> plugin directory (see Section </w:t>
      </w:r>
      <w:r w:rsidR="004662A4">
        <w:rPr>
          <w:lang w:val="en-US" w:eastAsia="de-DE"/>
        </w:rPr>
        <w:fldChar w:fldCharType="begin"/>
      </w:r>
      <w:r w:rsidR="004662A4">
        <w:rPr>
          <w:lang w:val="en-US" w:eastAsia="de-DE"/>
        </w:rPr>
        <w:instrText xml:space="preserve"> REF _Ref447780942 \r \h </w:instrText>
      </w:r>
      <w:r w:rsidR="004662A4">
        <w:rPr>
          <w:lang w:val="en-US" w:eastAsia="de-DE"/>
        </w:rPr>
      </w:r>
      <w:r w:rsidR="004662A4">
        <w:rPr>
          <w:lang w:val="en-US" w:eastAsia="de-DE"/>
        </w:rPr>
        <w:fldChar w:fldCharType="separate"/>
      </w:r>
      <w:r w:rsidR="00AE5EBB">
        <w:rPr>
          <w:lang w:val="en-US" w:eastAsia="de-DE"/>
        </w:rPr>
        <w:t>2</w:t>
      </w:r>
      <w:r w:rsidR="004662A4">
        <w:rPr>
          <w:lang w:val="en-US" w:eastAsia="de-DE"/>
        </w:rPr>
        <w:fldChar w:fldCharType="end"/>
      </w:r>
      <w:r w:rsidR="004662A4">
        <w:rPr>
          <w:lang w:val="en-US" w:eastAsia="de-DE"/>
        </w:rPr>
        <w:t>).</w:t>
      </w:r>
      <w:r w:rsidR="00630728">
        <w:rPr>
          <w:lang w:val="en-US" w:eastAsia="de-DE"/>
        </w:rPr>
        <w:t xml:space="preserve"> </w:t>
      </w:r>
      <w:proofErr w:type="spellStart"/>
      <w:r w:rsidR="00630728">
        <w:rPr>
          <w:lang w:val="en-US" w:eastAsia="de-DE"/>
        </w:rPr>
        <w:t>MoonPanoramaMaker</w:t>
      </w:r>
      <w:proofErr w:type="spellEnd"/>
      <w:r w:rsidR="00630728">
        <w:rPr>
          <w:lang w:val="en-US" w:eastAsia="de-DE"/>
        </w:rPr>
        <w:t xml:space="preserve"> requests the user to make sure that this is done, and to acknowledge </w:t>
      </w:r>
      <w:r w:rsidR="00B03FCE">
        <w:rPr>
          <w:lang w:val="en-US" w:eastAsia="de-DE"/>
        </w:rPr>
        <w:t>with</w:t>
      </w:r>
      <w:r w:rsidR="00630728">
        <w:rPr>
          <w:lang w:val="en-US" w:eastAsia="de-DE"/>
        </w:rPr>
        <w:t xml:space="preserve"> pressing “enter”</w:t>
      </w:r>
      <w:r w:rsidRPr="002B5809">
        <w:rPr>
          <w:lang w:val="en-US" w:eastAsia="de-DE"/>
        </w:rPr>
        <w:t xml:space="preserve">. </w:t>
      </w:r>
    </w:p>
    <w:p w:rsidR="007C5288" w:rsidRPr="002B5809" w:rsidRDefault="008C5A95" w:rsidP="008C5A95">
      <w:pPr>
        <w:pStyle w:val="Listenabsatz"/>
        <w:numPr>
          <w:ilvl w:val="0"/>
          <w:numId w:val="35"/>
        </w:numPr>
        <w:rPr>
          <w:lang w:val="en-US" w:eastAsia="de-DE"/>
        </w:rPr>
      </w:pPr>
      <w:r w:rsidRPr="002B5809">
        <w:rPr>
          <w:lang w:val="en-US" w:eastAsia="de-DE"/>
        </w:rPr>
        <w:t xml:space="preserve">If parameters are changed later during execution of the panorama photography workflow, the workflow is started all over again. Only information </w:t>
      </w:r>
      <w:r w:rsidR="00DD6598">
        <w:rPr>
          <w:lang w:val="en-US" w:eastAsia="de-DE"/>
        </w:rPr>
        <w:t>relating</w:t>
      </w:r>
      <w:r w:rsidRPr="002B5809">
        <w:rPr>
          <w:lang w:val="en-US" w:eastAsia="de-DE"/>
        </w:rPr>
        <w:t xml:space="preserve"> to the telescope mount alignment are kept. For this reason it is recommended to do all parameter changes at program start only.</w:t>
      </w:r>
    </w:p>
    <w:p w:rsidR="005C3C0C" w:rsidRPr="002B5809" w:rsidRDefault="008C5A95" w:rsidP="005C3C0C">
      <w:pPr>
        <w:pStyle w:val="berschrift3"/>
        <w:rPr>
          <w:lang w:val="en-US"/>
        </w:rPr>
      </w:pPr>
      <w:bookmarkStart w:id="116" w:name="_Toc447795248"/>
      <w:r w:rsidRPr="002B5809">
        <w:rPr>
          <w:lang w:val="en-US"/>
        </w:rPr>
        <w:t>Choosing the ASCOM Hub</w:t>
      </w:r>
      <w:bookmarkEnd w:id="116"/>
    </w:p>
    <w:p w:rsidR="005C3C0C" w:rsidRPr="002B5809" w:rsidRDefault="008C5A95" w:rsidP="005C3C0C">
      <w:pPr>
        <w:rPr>
          <w:lang w:val="en-US" w:eastAsia="de-DE"/>
        </w:rPr>
      </w:pPr>
      <w:r w:rsidRPr="002B5809">
        <w:rPr>
          <w:lang w:val="en-US" w:eastAsia="de-DE"/>
        </w:rPr>
        <w:t xml:space="preserve">At program start a dialog window opens for entering the name of the ASCOM hub. The hub is used by </w:t>
      </w:r>
      <w:proofErr w:type="spellStart"/>
      <w:r w:rsidRPr="002B5809">
        <w:rPr>
          <w:lang w:val="en-US" w:eastAsia="de-DE"/>
        </w:rPr>
        <w:t>MoonPanoramaMaker</w:t>
      </w:r>
      <w:proofErr w:type="spellEnd"/>
      <w:r w:rsidRPr="002B5809">
        <w:rPr>
          <w:lang w:val="en-US" w:eastAsia="de-DE"/>
        </w:rPr>
        <w:t xml:space="preserve"> and </w:t>
      </w:r>
      <w:r w:rsidR="0012624F">
        <w:rPr>
          <w:lang w:val="en-US" w:eastAsia="de-DE"/>
        </w:rPr>
        <w:t>other application programs</w:t>
      </w:r>
      <w:r w:rsidRPr="002B5809">
        <w:rPr>
          <w:lang w:val="en-US" w:eastAsia="de-DE"/>
        </w:rPr>
        <w:t xml:space="preserve"> </w:t>
      </w:r>
      <w:r w:rsidR="004662A4">
        <w:rPr>
          <w:lang w:val="en-US" w:eastAsia="de-DE"/>
        </w:rPr>
        <w:t>for</w:t>
      </w:r>
      <w:r w:rsidR="00001E04" w:rsidRPr="002B5809">
        <w:rPr>
          <w:lang w:val="en-US" w:eastAsia="de-DE"/>
        </w:rPr>
        <w:t xml:space="preserve"> connect</w:t>
      </w:r>
      <w:r w:rsidR="004662A4">
        <w:rPr>
          <w:lang w:val="en-US" w:eastAsia="de-DE"/>
        </w:rPr>
        <w:t>ing</w:t>
      </w:r>
      <w:r w:rsidR="00001E04" w:rsidRPr="002B5809">
        <w:rPr>
          <w:lang w:val="en-US" w:eastAsia="de-DE"/>
        </w:rPr>
        <w:t xml:space="preserve"> to the telescope mount simultaneously. The hub which is set in the configuration dialog is preselected. Usually it is sufficient to acknowledge this selection with “OK”.</w:t>
      </w:r>
    </w:p>
    <w:p w:rsidR="005C3C0C" w:rsidRPr="002B5809" w:rsidRDefault="005C3C0C" w:rsidP="005C3C0C">
      <w:pPr>
        <w:rPr>
          <w:lang w:val="en-US" w:eastAsia="de-DE"/>
        </w:rPr>
      </w:pPr>
      <w:r w:rsidRPr="002B5809">
        <w:rPr>
          <w:noProof/>
          <w:lang w:eastAsia="de-DE"/>
        </w:rPr>
        <w:drawing>
          <wp:inline distT="0" distB="0" distL="0" distR="0" wp14:anchorId="52D9F6D1" wp14:editId="0EDE8306">
            <wp:extent cx="2728912" cy="164703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TH.PNG"/>
                    <pic:cNvPicPr/>
                  </pic:nvPicPr>
                  <pic:blipFill>
                    <a:blip r:embed="rId14">
                      <a:extLst>
                        <a:ext uri="{28A0092B-C50C-407E-A947-70E740481C1C}">
                          <a14:useLocalDpi xmlns:a14="http://schemas.microsoft.com/office/drawing/2010/main" val="0"/>
                        </a:ext>
                      </a:extLst>
                    </a:blip>
                    <a:stretch>
                      <a:fillRect/>
                    </a:stretch>
                  </pic:blipFill>
                  <pic:spPr>
                    <a:xfrm>
                      <a:off x="0" y="0"/>
                      <a:ext cx="2726988" cy="1645872"/>
                    </a:xfrm>
                    <a:prstGeom prst="rect">
                      <a:avLst/>
                    </a:prstGeom>
                  </pic:spPr>
                </pic:pic>
              </a:graphicData>
            </a:graphic>
          </wp:inline>
        </w:drawing>
      </w:r>
    </w:p>
    <w:p w:rsidR="005C3C0C" w:rsidRPr="002B5809" w:rsidRDefault="00001E04" w:rsidP="005C3C0C">
      <w:pPr>
        <w:rPr>
          <w:lang w:val="en-US" w:eastAsia="de-DE"/>
        </w:rPr>
      </w:pPr>
      <w:r w:rsidRPr="002B5809">
        <w:rPr>
          <w:lang w:val="en-US" w:eastAsia="de-DE"/>
        </w:rPr>
        <w:t xml:space="preserve">When the selection window closes, the GUI of the ASCOM hub opens. Here the connection to the telescope mount driver must be configured and </w:t>
      </w:r>
      <w:r w:rsidR="005B7F84" w:rsidRPr="002B5809">
        <w:rPr>
          <w:lang w:val="en-US" w:eastAsia="de-DE"/>
        </w:rPr>
        <w:t>started</w:t>
      </w:r>
      <w:r w:rsidRPr="002B5809">
        <w:rPr>
          <w:lang w:val="en-US" w:eastAsia="de-DE"/>
        </w:rPr>
        <w:t>. How this is done depends on the ASCOM hub chosen, so please consult the documentation of the hub</w:t>
      </w:r>
      <w:r w:rsidR="005B7F84" w:rsidRPr="002B5809">
        <w:rPr>
          <w:lang w:val="en-US" w:eastAsia="de-DE"/>
        </w:rPr>
        <w:t xml:space="preserve"> software</w:t>
      </w:r>
      <w:r w:rsidRPr="002B5809">
        <w:rPr>
          <w:lang w:val="en-US" w:eastAsia="de-DE"/>
        </w:rPr>
        <w:t>.</w:t>
      </w:r>
    </w:p>
    <w:p w:rsidR="00BC408E" w:rsidRPr="002B5809" w:rsidRDefault="005B7F84" w:rsidP="00BC408E">
      <w:pPr>
        <w:pStyle w:val="berschrift3"/>
        <w:rPr>
          <w:lang w:val="en-US"/>
        </w:rPr>
      </w:pPr>
      <w:bookmarkStart w:id="117" w:name="_Toc447795249"/>
      <w:r w:rsidRPr="002B5809">
        <w:rPr>
          <w:lang w:val="en-US"/>
        </w:rPr>
        <w:t>Layout of the Main Window</w:t>
      </w:r>
      <w:bookmarkEnd w:id="117"/>
    </w:p>
    <w:p w:rsidR="005C3C0C" w:rsidRPr="00552C73" w:rsidRDefault="005B7F84" w:rsidP="00660617">
      <w:pPr>
        <w:rPr>
          <w:lang w:val="en-US" w:eastAsia="de-DE"/>
        </w:rPr>
      </w:pPr>
      <w:r w:rsidRPr="002B5809">
        <w:rPr>
          <w:lang w:val="en-US" w:eastAsia="de-DE"/>
        </w:rPr>
        <w:t xml:space="preserve">When the hub is connected, the main window opens. It can be controlled entirely without using a mouse. </w:t>
      </w:r>
      <w:r w:rsidR="00552C73">
        <w:rPr>
          <w:lang w:val="en-US" w:eastAsia="de-DE"/>
        </w:rPr>
        <w:t xml:space="preserve">For using the shortcuts, make sure that the focus is on this window. </w:t>
      </w: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the program prompts the user to start </w:t>
      </w:r>
      <w:r w:rsidR="0012624F">
        <w:rPr>
          <w:lang w:val="en-US" w:eastAsia="de-DE"/>
        </w:rPr>
        <w:t>the next action</w:t>
      </w:r>
      <w:r w:rsidR="0050205E" w:rsidRPr="002B5809">
        <w:rPr>
          <w:lang w:val="en-US" w:eastAsia="de-DE"/>
        </w:rPr>
        <w:t>, and it gives warnings in case of a dangerous user input. If the user is requested to do something, he or she is asked to acknowledge the successful completion by pressing the “enter” key.</w:t>
      </w:r>
    </w:p>
    <w:p w:rsidR="00A4216F" w:rsidRDefault="0050205E" w:rsidP="00776F8A">
      <w:pPr>
        <w:pStyle w:val="Listenabsatz"/>
        <w:numPr>
          <w:ilvl w:val="0"/>
          <w:numId w:val="36"/>
        </w:numPr>
        <w:rPr>
          <w:lang w:val="en-US" w:eastAsia="de-DE"/>
        </w:rPr>
      </w:pPr>
      <w:r w:rsidRPr="002B5809">
        <w:rPr>
          <w:lang w:val="en-US" w:eastAsia="de-DE"/>
        </w:rPr>
        <w:lastRenderedPageBreak/>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p>
    <w:p w:rsidR="00552C73" w:rsidRPr="00552C73" w:rsidRDefault="00931F57" w:rsidP="00552C73">
      <w:pPr>
        <w:rPr>
          <w:lang w:val="en-US" w:eastAsia="de-DE"/>
        </w:rPr>
      </w:pPr>
      <w:del w:id="118" w:author="rolf" w:date="2016-05-01T09:07:00Z">
        <w:r w:rsidDel="000A51DA">
          <w:rPr>
            <w:noProof/>
            <w:lang w:eastAsia="de-DE"/>
          </w:rPr>
          <w:drawing>
            <wp:inline distT="0" distB="0" distL="0" distR="0" wp14:anchorId="58A1224C" wp14:editId="38AD9906">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133600"/>
                      </a:xfrm>
                      <a:prstGeom prst="rect">
                        <a:avLst/>
                      </a:prstGeom>
                    </pic:spPr>
                  </pic:pic>
                </a:graphicData>
              </a:graphic>
            </wp:inline>
          </w:drawing>
        </w:r>
      </w:del>
      <w:ins w:id="119" w:author="rolf" w:date="2016-05-01T09:07:00Z">
        <w:r w:rsidR="000A51DA">
          <w:rPr>
            <w:noProof/>
            <w:lang w:eastAsia="de-DE"/>
          </w:rPr>
          <w:drawing>
            <wp:inline distT="0" distB="0" distL="0" distR="0">
              <wp:extent cx="5760720" cy="2131060"/>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Window.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131060"/>
                      </a:xfrm>
                      <a:prstGeom prst="rect">
                        <a:avLst/>
                      </a:prstGeom>
                    </pic:spPr>
                  </pic:pic>
                </a:graphicData>
              </a:graphic>
            </wp:inline>
          </w:drawing>
        </w:r>
      </w:ins>
    </w:p>
    <w:p w:rsidR="000A51DA" w:rsidRDefault="000A51DA">
      <w:pPr>
        <w:rPr>
          <w:ins w:id="120" w:author="rolf" w:date="2016-05-01T09:10:00Z"/>
          <w:lang w:val="en-US"/>
        </w:rPr>
        <w:pPrChange w:id="121" w:author="rolf" w:date="2016-05-01T09:10:00Z">
          <w:pPr>
            <w:pStyle w:val="berschrift3"/>
          </w:pPr>
        </w:pPrChange>
      </w:pPr>
      <w:bookmarkStart w:id="122" w:name="_Ref447715460"/>
      <w:bookmarkStart w:id="123" w:name="_Toc447795250"/>
    </w:p>
    <w:p w:rsidR="003214BE" w:rsidRPr="002B5809" w:rsidRDefault="00B03FCE" w:rsidP="003214BE">
      <w:pPr>
        <w:pStyle w:val="berschrift3"/>
        <w:rPr>
          <w:lang w:val="en-US"/>
        </w:rPr>
      </w:pPr>
      <w:bookmarkStart w:id="124" w:name="_Ref449896630"/>
      <w:r>
        <w:rPr>
          <w:lang w:val="en-US"/>
        </w:rPr>
        <w:t>Selecting a Landmark on the Moon for Mount Alignment</w:t>
      </w:r>
      <w:bookmarkEnd w:id="122"/>
      <w:bookmarkEnd w:id="123"/>
      <w:bookmarkEnd w:id="124"/>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has to be determined by comparing the computed Moon position with the </w:t>
      </w:r>
      <w:r w:rsidR="00064610">
        <w:rPr>
          <w:lang w:val="en-US" w:eastAsia="de-DE"/>
        </w:rPr>
        <w:t>read-out values</w:t>
      </w:r>
      <w:r w:rsidRPr="002B5809">
        <w:rPr>
          <w:lang w:val="en-US" w:eastAsia="de-DE"/>
        </w:rPr>
        <w:t xml:space="preserve"> returned by the mount. In the following this procedure is called “alignment”. Since the coordinate difference depends on the position in the sky, the alignment procedure should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552C73">
        <w:rPr>
          <w:lang w:val="en-US" w:eastAsia="de-DE"/>
        </w:rPr>
        <w:t>process</w:t>
      </w:r>
      <w:r w:rsidRPr="002B5809">
        <w:rPr>
          <w:lang w:val="en-US" w:eastAsia="de-DE"/>
        </w:rPr>
        <w:t xml:space="preserve"> in the following is called “drift”.</w:t>
      </w:r>
    </w:p>
    <w:p w:rsidR="006953CA" w:rsidRDefault="009770EE" w:rsidP="00B67BA7">
      <w:pPr>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itself deals with the alignment, this step can be left</w:t>
      </w:r>
      <w:r w:rsidR="00DD6598">
        <w:rPr>
          <w:lang w:val="en-US" w:eastAsia="de-DE"/>
        </w:rPr>
        <w:t xml:space="preserve"> out when the telescope mount</w:t>
      </w:r>
      <w:r w:rsidRPr="002B5809">
        <w:rPr>
          <w:lang w:val="en-US" w:eastAsia="de-DE"/>
        </w:rPr>
        <w:t xml:space="preserve"> is initialized. It is sufficient </w:t>
      </w:r>
      <w:r w:rsidR="0012624F">
        <w:rPr>
          <w:lang w:val="en-US" w:eastAsia="de-DE"/>
        </w:rPr>
        <w:t>to aim</w:t>
      </w:r>
      <w:r w:rsidRPr="002B5809">
        <w:rPr>
          <w:lang w:val="en-US" w:eastAsia="de-DE"/>
        </w:rPr>
        <w:t xml:space="preserve"> the polar axis of the mounting approximately at the celestial North Pole.</w:t>
      </w: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6F224654" wp14:editId="10F0F031">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B261F7" w:rsidRPr="00A137BE" w:rsidRDefault="00B261F7"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Bm+FKIjAgAAIwQAAA4AAAAAAAAAAAAAAAAALgIAAGRycy9lMm9Eb2Mu&#10;eG1sUEsBAi0AFAAGAAgAAAAhAFpuEnnfAAAACwEAAA8AAAAAAAAAAAAAAAAAfQQAAGRycy9kb3du&#10;cmV2LnhtbFBLBQYAAAAABAAEAPMAAACJBQAAAAA=&#10;" stroked="f">
                <v:textbox>
                  <w:txbxContent>
                    <w:p w:rsidR="00B261F7" w:rsidRPr="00A137BE" w:rsidRDefault="00B261F7"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931F57">
        <w:rPr>
          <w:noProof/>
          <w:lang w:eastAsia="de-DE"/>
        </w:rPr>
        <w:drawing>
          <wp:inline distT="0" distB="0" distL="0" distR="0" wp14:anchorId="063B52F5" wp14:editId="2CEA3B99">
            <wp:extent cx="3398589" cy="272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dmark_Selection.PNG"/>
                    <pic:cNvPicPr/>
                  </pic:nvPicPr>
                  <pic:blipFill>
                    <a:blip r:embed="rId17">
                      <a:extLst>
                        <a:ext uri="{28A0092B-C50C-407E-A947-70E740481C1C}">
                          <a14:useLocalDpi xmlns:a14="http://schemas.microsoft.com/office/drawing/2010/main" val="0"/>
                        </a:ext>
                      </a:extLst>
                    </a:blip>
                    <a:stretch>
                      <a:fillRect/>
                    </a:stretch>
                  </pic:blipFill>
                  <pic:spPr>
                    <a:xfrm>
                      <a:off x="0" y="0"/>
                      <a:ext cx="3399064" cy="2729727"/>
                    </a:xfrm>
                    <a:prstGeom prst="rect">
                      <a:avLst/>
                    </a:prstGeom>
                  </pic:spPr>
                </pic:pic>
              </a:graphicData>
            </a:graphic>
          </wp:inline>
        </w:drawing>
      </w:r>
    </w:p>
    <w:p w:rsidR="0009390B" w:rsidRDefault="0009390B">
      <w:pPr>
        <w:spacing w:after="0" w:line="240" w:lineRule="auto"/>
        <w:rPr>
          <w:lang w:val="en-US" w:eastAsia="de-DE"/>
        </w:rPr>
      </w:pPr>
      <w:r>
        <w:rPr>
          <w:lang w:val="en-US" w:eastAsia="de-DE"/>
        </w:rPr>
        <w:br w:type="page"/>
      </w:r>
    </w:p>
    <w:p w:rsidR="00236638" w:rsidRDefault="00236638" w:rsidP="00236638">
      <w:pPr>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sidR="00C605E5">
        <w:rPr>
          <w:lang w:val="en-US" w:eastAsia="de-DE"/>
        </w:rPr>
        <w:t>seleno</w:t>
      </w:r>
      <w:r>
        <w:rPr>
          <w:lang w:val="en-US" w:eastAsia="de-DE"/>
        </w:rPr>
        <w:t>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w:t>
      </w:r>
      <w:r w:rsidR="0009390B">
        <w:rPr>
          <w:lang w:val="en-US" w:eastAsia="de-DE"/>
        </w:rPr>
        <w:t xml:space="preserve">keeps a list of the </w:t>
      </w:r>
      <w:proofErr w:type="spellStart"/>
      <w:r w:rsidR="00C605E5">
        <w:rPr>
          <w:lang w:val="en-US" w:eastAsia="de-DE"/>
        </w:rPr>
        <w:t>seleno</w:t>
      </w:r>
      <w:r w:rsidR="0009390B">
        <w:rPr>
          <w:lang w:val="en-US" w:eastAsia="de-DE"/>
        </w:rPr>
        <w:t>graphic</w:t>
      </w:r>
      <w:proofErr w:type="spellEnd"/>
      <w:r w:rsidR="0009390B">
        <w:rPr>
          <w:lang w:val="en-US" w:eastAsia="de-DE"/>
        </w:rPr>
        <w:t xml:space="preserve"> coordinates of</w:t>
      </w:r>
      <w:r>
        <w:rPr>
          <w:lang w:val="en-US" w:eastAsia="de-DE"/>
        </w:rPr>
        <w:t xml:space="preserve"> many potential landmarks. Second, these coordinates must be translated into equatorial coordinate offsets (in right ascension and declination) relative to the Moon center. This coordinate transformation </w:t>
      </w:r>
      <w:r w:rsidR="0009390B">
        <w:rPr>
          <w:lang w:val="en-US" w:eastAsia="de-DE"/>
        </w:rPr>
        <w:t>is not straightforward</w:t>
      </w:r>
      <w:r>
        <w:rPr>
          <w:lang w:val="en-US" w:eastAsia="de-DE"/>
        </w:rPr>
        <w:t xml:space="preserve"> and requires as input the Moon’s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B03FCE" w:rsidP="00B67BA7">
      <w:pPr>
        <w:rPr>
          <w:lang w:val="en-US" w:eastAsia="de-DE"/>
        </w:rPr>
      </w:pPr>
      <w:r>
        <w:rPr>
          <w:lang w:val="en-US" w:eastAsia="de-DE"/>
        </w:rPr>
        <w:t xml:space="preserve">At program startup, </w:t>
      </w:r>
      <w:proofErr w:type="spellStart"/>
      <w:r>
        <w:rPr>
          <w:lang w:val="en-US" w:eastAsia="de-DE"/>
        </w:rPr>
        <w:t>MoonPanoramaMaker</w:t>
      </w:r>
      <w:proofErr w:type="spellEnd"/>
      <w:r>
        <w:rPr>
          <w:lang w:val="en-US" w:eastAsia="de-DE"/>
        </w:rPr>
        <w:t xml:space="preserve"> offers the user </w:t>
      </w:r>
      <w:r w:rsidR="004E5BCA">
        <w:rPr>
          <w:lang w:val="en-US" w:eastAsia="de-DE"/>
        </w:rPr>
        <w:t>a</w:t>
      </w:r>
      <w:r>
        <w:rPr>
          <w:lang w:val="en-US" w:eastAsia="de-DE"/>
        </w:rPr>
        <w:t xml:space="preserve"> list of landmarks to choose from. Apart from the Moon Center which is always included, the list only </w:t>
      </w:r>
      <w:r w:rsidR="00ED72C5">
        <w:rPr>
          <w:lang w:val="en-US" w:eastAsia="de-DE"/>
        </w:rPr>
        <w:t>shows</w:t>
      </w:r>
      <w:r>
        <w:rPr>
          <w:lang w:val="en-US" w:eastAsia="de-DE"/>
        </w:rPr>
        <w:t xml:space="preserve"> landmark candidates </w:t>
      </w:r>
      <w:r w:rsidR="0009390B">
        <w:rPr>
          <w:lang w:val="en-US" w:eastAsia="de-DE"/>
        </w:rPr>
        <w:t xml:space="preserve">which are currently located </w:t>
      </w:r>
      <w:r>
        <w:rPr>
          <w:lang w:val="en-US" w:eastAsia="de-DE"/>
        </w:rPr>
        <w:t>within the sunlit part of the Moon</w:t>
      </w:r>
      <w:r w:rsidR="00ED72C5">
        <w:rPr>
          <w:lang w:val="en-US" w:eastAsia="de-DE"/>
        </w:rPr>
        <w:t xml:space="preserve">. When the user selects a </w:t>
      </w:r>
      <w:proofErr w:type="spellStart"/>
      <w:r w:rsidR="00ED72C5">
        <w:rPr>
          <w:lang w:val="en-US" w:eastAsia="de-DE"/>
        </w:rPr>
        <w:t>combobox</w:t>
      </w:r>
      <w:proofErr w:type="spellEnd"/>
      <w:r w:rsidR="00ED72C5">
        <w:rPr>
          <w:lang w:val="en-US" w:eastAsia="de-DE"/>
        </w:rPr>
        <w:t xml:space="preserve"> entry, a picture of the Moon with arrows pointing to the selected feature is shown. The choice is acknowledged by pressing the “OK” button.</w:t>
      </w:r>
      <w:r w:rsidR="00931F57">
        <w:rPr>
          <w:lang w:val="en-US" w:eastAsia="de-DE"/>
        </w:rPr>
        <w:t xml:space="preserve"> A view of the selected landmark can be recalled later at any time by pressing the button “Show Landmark”.</w:t>
      </w:r>
    </w:p>
    <w:p w:rsidR="00ED72C5" w:rsidRPr="002B5809" w:rsidRDefault="00ED72C5" w:rsidP="00B67BA7">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30FD3812" wp14:editId="7D5CDC0F">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B261F7" w:rsidRPr="00A137BE" w:rsidRDefault="00B261F7">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mmJg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" stroked="f">
                <v:textbox>
                  <w:txbxContent>
                    <w:p w:rsidR="00B261F7" w:rsidRPr="00A137BE" w:rsidRDefault="00B261F7">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6E731D43" wp14:editId="5136903F">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E159F7" w:rsidRPr="002B5809" w:rsidDel="00627D38" w:rsidRDefault="00E159F7" w:rsidP="00B67BA7">
      <w:pPr>
        <w:rPr>
          <w:del w:id="125" w:author="rolf" w:date="2016-05-01T09:39:00Z"/>
          <w:lang w:val="en-US" w:eastAsia="de-DE"/>
        </w:rPr>
      </w:pPr>
    </w:p>
    <w:p w:rsidR="00B84479" w:rsidRDefault="00E159F7" w:rsidP="00B67BA7">
      <w:pPr>
        <w:rPr>
          <w:lang w:val="en-US" w:eastAsia="de-DE"/>
        </w:rPr>
      </w:pPr>
      <w:r w:rsidRPr="002B5809">
        <w:rPr>
          <w:lang w:val="en-US" w:eastAsia="de-DE"/>
        </w:rPr>
        <w:t xml:space="preserve">This is done best using the camera live view in </w:t>
      </w:r>
      <w:proofErr w:type="spellStart"/>
      <w:r w:rsidRPr="002B5809">
        <w:rPr>
          <w:lang w:val="en-US" w:eastAsia="de-DE"/>
        </w:rPr>
        <w:t>FireCapture</w:t>
      </w:r>
      <w:proofErr w:type="spellEnd"/>
      <w:r w:rsidRPr="002B5809">
        <w:rPr>
          <w:lang w:val="en-US" w:eastAsia="de-DE"/>
        </w:rPr>
        <w:t xml:space="preserve">. The </w:t>
      </w:r>
      <w:proofErr w:type="spellStart"/>
      <w:r w:rsidRPr="002B5809">
        <w:rPr>
          <w:lang w:val="en-US" w:eastAsia="de-DE"/>
        </w:rPr>
        <w:t>FireCapture</w:t>
      </w:r>
      <w:proofErr w:type="spellEnd"/>
      <w:r w:rsidRPr="002B5809">
        <w:rPr>
          <w:lang w:val="en-US" w:eastAsia="de-DE"/>
        </w:rPr>
        <w:t xml:space="preserve"> option to display central cross hairs greatly facilitates </w:t>
      </w:r>
      <w:r w:rsidR="004D0C11" w:rsidRPr="002B5809">
        <w:rPr>
          <w:lang w:val="en-US" w:eastAsia="de-DE"/>
        </w:rPr>
        <w:t>this process</w:t>
      </w:r>
      <w:r w:rsidRPr="002B5809">
        <w:rPr>
          <w:lang w:val="en-US" w:eastAsia="de-DE"/>
        </w:rPr>
        <w:t xml:space="preserve">. The </w:t>
      </w:r>
      <w:r w:rsidR="004E5BCA">
        <w:rPr>
          <w:lang w:val="en-US" w:eastAsia="de-DE"/>
        </w:rPr>
        <w:t>telescope mount</w:t>
      </w:r>
      <w:r w:rsidRPr="002B5809">
        <w:rPr>
          <w:lang w:val="en-US" w:eastAsia="de-DE"/>
        </w:rPr>
        <w:t xml:space="preserve"> can be moved using either the </w:t>
      </w:r>
      <w:r w:rsidR="006D24EC">
        <w:rPr>
          <w:lang w:val="en-US" w:eastAsia="de-DE"/>
        </w:rPr>
        <w:t>direction buttons</w:t>
      </w:r>
      <w:r w:rsidRPr="002B5809">
        <w:rPr>
          <w:lang w:val="en-US" w:eastAsia="de-DE"/>
        </w:rPr>
        <w:t xml:space="preserve"> of </w:t>
      </w:r>
      <w:r w:rsidR="004E5BCA">
        <w:rPr>
          <w:lang w:val="en-US" w:eastAsia="de-DE"/>
        </w:rPr>
        <w:t>its</w:t>
      </w:r>
      <w:r w:rsidRPr="002B5809">
        <w:rPr>
          <w:lang w:val="en-US" w:eastAsia="de-DE"/>
        </w:rPr>
        <w:t xml:space="preserve"> hand </w:t>
      </w:r>
      <w:proofErr w:type="gramStart"/>
      <w:r w:rsidRPr="002B5809">
        <w:rPr>
          <w:lang w:val="en-US" w:eastAsia="de-DE"/>
        </w:rPr>
        <w:t>controller,</w:t>
      </w:r>
      <w:proofErr w:type="gramEnd"/>
      <w:r w:rsidRPr="002B5809">
        <w:rPr>
          <w:lang w:val="en-US" w:eastAsia="de-DE"/>
        </w:rPr>
        <w:t xml:space="preserve"> or the a</w:t>
      </w:r>
      <w:r w:rsidR="00B71574">
        <w:rPr>
          <w:lang w:val="en-US" w:eastAsia="de-DE"/>
        </w:rPr>
        <w:t xml:space="preserve">rrow keys of the computer with the focus being on the main </w:t>
      </w:r>
      <w:proofErr w:type="spellStart"/>
      <w:r w:rsidRPr="002B5809">
        <w:rPr>
          <w:lang w:val="en-US" w:eastAsia="de-DE"/>
        </w:rPr>
        <w:t>MoonPanoramaMaker</w:t>
      </w:r>
      <w:proofErr w:type="spellEnd"/>
      <w:r w:rsidRPr="002B5809">
        <w:rPr>
          <w:lang w:val="en-US" w:eastAsia="de-DE"/>
        </w:rPr>
        <w:t xml:space="preserve"> </w:t>
      </w:r>
      <w:r w:rsidR="00B71574">
        <w:rPr>
          <w:lang w:val="en-US" w:eastAsia="de-DE"/>
        </w:rPr>
        <w:t>window</w:t>
      </w:r>
      <w:r w:rsidRPr="002B5809">
        <w:rPr>
          <w:lang w:val="en-US" w:eastAsia="de-DE"/>
        </w:rPr>
        <w:t>.</w:t>
      </w:r>
      <w:r w:rsidR="00B84479">
        <w:rPr>
          <w:lang w:val="en-US" w:eastAsia="de-DE"/>
        </w:rPr>
        <w:t xml:space="preserve"> </w:t>
      </w:r>
      <w:r w:rsidR="00B84479" w:rsidRPr="00B84479">
        <w:rPr>
          <w:b/>
          <w:lang w:val="en-US" w:eastAsia="de-DE"/>
        </w:rPr>
        <w:t xml:space="preserve">It is important to approach the landmark </w:t>
      </w:r>
      <w:r w:rsidR="00B84479">
        <w:rPr>
          <w:b/>
          <w:lang w:val="en-US" w:eastAsia="de-DE"/>
        </w:rPr>
        <w:t xml:space="preserve">in declination </w:t>
      </w:r>
      <w:r w:rsidR="00B84479" w:rsidRPr="00B84479">
        <w:rPr>
          <w:b/>
          <w:lang w:val="en-US" w:eastAsia="de-DE"/>
        </w:rPr>
        <w:t xml:space="preserve">from the same side as the telescope does during a </w:t>
      </w:r>
      <w:proofErr w:type="spellStart"/>
      <w:r w:rsidR="00B84479" w:rsidRPr="00B84479">
        <w:rPr>
          <w:b/>
          <w:lang w:val="en-US" w:eastAsia="de-DE"/>
        </w:rPr>
        <w:t>Go</w:t>
      </w:r>
      <w:r w:rsidR="003A5E4E">
        <w:rPr>
          <w:b/>
          <w:lang w:val="en-US" w:eastAsia="de-DE"/>
        </w:rPr>
        <w:t>T</w:t>
      </w:r>
      <w:r w:rsidR="00B84479" w:rsidRPr="00B84479">
        <w:rPr>
          <w:b/>
          <w:lang w:val="en-US" w:eastAsia="de-DE"/>
        </w:rPr>
        <w:t>o</w:t>
      </w:r>
      <w:proofErr w:type="spellEnd"/>
      <w:r w:rsidR="00B84479" w:rsidRPr="00B84479">
        <w:rPr>
          <w:b/>
          <w:lang w:val="en-US" w:eastAsia="de-DE"/>
        </w:rPr>
        <w:t xml:space="preserve"> operation. Otherwise any backlash of the declination gear would reduce the alignment precision.</w:t>
      </w:r>
    </w:p>
    <w:p w:rsidR="0023335B" w:rsidRPr="002B5809"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“enter”. At this point </w:t>
      </w:r>
      <w:proofErr w:type="spellStart"/>
      <w:r w:rsidRPr="002B5809">
        <w:rPr>
          <w:lang w:val="en-US" w:eastAsia="de-DE"/>
        </w:rPr>
        <w:t>MoonPanoramaMaker</w:t>
      </w:r>
      <w:proofErr w:type="spellEnd"/>
      <w:r w:rsidRPr="002B5809">
        <w:rPr>
          <w:lang w:val="en-US" w:eastAsia="de-DE"/>
        </w:rPr>
        <w:t xml:space="preserve"> 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126" w:name="_Ref447716709"/>
      <w:bookmarkStart w:id="127" w:name="_Toc447795251"/>
      <w:r w:rsidRPr="002B5809">
        <w:rPr>
          <w:lang w:val="en-US"/>
        </w:rPr>
        <w:t>Camera Rotation</w:t>
      </w:r>
      <w:bookmarkEnd w:id="126"/>
      <w:bookmarkEnd w:id="127"/>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354892EF" wp14:editId="3C39B0B1">
            <wp:simplePos x="0" y="0"/>
            <wp:positionH relativeFrom="column">
              <wp:posOffset>3555365</wp:posOffset>
            </wp:positionH>
            <wp:positionV relativeFrom="paragraph">
              <wp:posOffset>-5715</wp:posOffset>
            </wp:positionV>
            <wp:extent cx="2242185" cy="1680845"/>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2185" cy="1680845"/>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0C3C564A" wp14:editId="01C6FC26">
            <wp:extent cx="2215166" cy="166137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20329" cy="1665246"/>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2B5809"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is oriented correctly in the live view window (see the illustration above), and to acknowledge with “enter”. It does not matter if the Moon is standing upright or upside down.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information needed to compute the optimal tile coverage of the sunlit part of the Moon, and to steer the telescope towards them. The GUI buttons for controlling the video acquisition (“Record Group Buttons”)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128" w:name="_Ref436315061"/>
      <w:bookmarkStart w:id="129" w:name="_Toc447795252"/>
      <w:r w:rsidRPr="002B5809">
        <w:rPr>
          <w:lang w:val="en-US"/>
        </w:rPr>
        <w:t>Selection and Positioning of the Focus Area</w:t>
      </w:r>
      <w:bookmarkEnd w:id="128"/>
      <w:bookmarkEnd w:id="129"/>
    </w:p>
    <w:p w:rsidR="00006EA2" w:rsidRPr="002B5809"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T</w:t>
      </w:r>
      <w:r w:rsidR="005F4E74" w:rsidRPr="002B5809">
        <w:rPr>
          <w:lang w:val="en-US" w:eastAsia="de-DE"/>
        </w:rPr>
        <w:t xml:space="preserve">he user selects an area on the Moon which is </w:t>
      </w:r>
      <w:r w:rsidR="004D6CEA" w:rsidRPr="002B5809">
        <w:rPr>
          <w:lang w:val="en-US" w:eastAsia="de-DE"/>
        </w:rPr>
        <w:t xml:space="preserve">not too dim </w:t>
      </w:r>
      <w:r w:rsidR="005F4E74" w:rsidRPr="002B5809">
        <w:rPr>
          <w:lang w:val="en-US" w:eastAsia="de-DE"/>
        </w:rPr>
        <w:t xml:space="preserve">and contains </w:t>
      </w:r>
      <w:r w:rsidR="004D6CEA" w:rsidRPr="002B5809">
        <w:rPr>
          <w:lang w:val="en-US" w:eastAsia="de-DE"/>
        </w:rPr>
        <w:t xml:space="preserve">enough </w:t>
      </w:r>
      <w:r w:rsidR="005F4E74" w:rsidRPr="002B5809">
        <w:rPr>
          <w:lang w:val="en-US" w:eastAsia="de-DE"/>
        </w:rPr>
        <w:t xml:space="preserve">high-contrast features, so that focus </w:t>
      </w:r>
      <w:r w:rsidR="006D24EC">
        <w:rPr>
          <w:lang w:val="en-US" w:eastAsia="de-DE"/>
        </w:rPr>
        <w:t>errors are recognized as easily as possible</w:t>
      </w:r>
      <w:r w:rsidR="0036265A">
        <w:rPr>
          <w:lang w:val="en-US" w:eastAsia="de-DE"/>
        </w:rPr>
        <w:t>, and</w:t>
      </w:r>
      <w:r w:rsidR="006D24EC">
        <w:rPr>
          <w:lang w:val="en-US" w:eastAsia="de-DE"/>
        </w:rPr>
        <w:t xml:space="preserve"> presses the </w:t>
      </w:r>
      <w:r w:rsidR="006D24EC" w:rsidRPr="002B5809">
        <w:rPr>
          <w:lang w:val="en-US" w:eastAsia="de-DE"/>
        </w:rPr>
        <w:t>GUI button “Select Focus Area”</w:t>
      </w:r>
      <w:r w:rsidR="006D24EC">
        <w:rPr>
          <w:lang w:val="en-US" w:eastAsia="de-DE"/>
        </w:rPr>
        <w:t xml:space="preserve">. </w:t>
      </w:r>
      <w:r w:rsidR="005F4E74" w:rsidRPr="002B5809">
        <w:rPr>
          <w:lang w:val="en-US" w:eastAsia="de-DE"/>
        </w:rPr>
        <w:t>Aft</w:t>
      </w:r>
      <w:r w:rsidR="006D24EC">
        <w:rPr>
          <w:lang w:val="en-US" w:eastAsia="de-DE"/>
        </w:rPr>
        <w:t>er driving the telescope to the selected</w:t>
      </w:r>
      <w:r w:rsidR="005F4E74" w:rsidRPr="002B5809">
        <w:rPr>
          <w:lang w:val="en-US" w:eastAsia="de-DE"/>
        </w:rPr>
        <w:t xml:space="preserve"> place using the arrow keys (either on the hand controller or computer</w:t>
      </w:r>
      <w:r w:rsidR="00BC0C37">
        <w:rPr>
          <w:lang w:val="en-US" w:eastAsia="de-DE"/>
        </w:rPr>
        <w:t>, see above</w:t>
      </w:r>
      <w:r w:rsidR="005F4E74" w:rsidRPr="002B5809">
        <w:rPr>
          <w:lang w:val="en-US" w:eastAsia="de-DE"/>
        </w:rPr>
        <w:t xml:space="preserve">), the </w:t>
      </w:r>
      <w:r w:rsidR="0036265A">
        <w:rPr>
          <w:lang w:val="en-US" w:eastAsia="de-DE"/>
        </w:rPr>
        <w:t xml:space="preserve">user stores this </w:t>
      </w:r>
      <w:r w:rsidR="005F4E74" w:rsidRPr="002B5809">
        <w:rPr>
          <w:lang w:val="en-US" w:eastAsia="de-DE"/>
        </w:rPr>
        <w:t xml:space="preserve">position by pressing </w:t>
      </w:r>
      <w:r w:rsidR="0036265A">
        <w:rPr>
          <w:lang w:val="en-US" w:eastAsia="de-DE"/>
        </w:rPr>
        <w:t>“enter”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Focus Area” brings the telescope back to </w:t>
      </w:r>
      <w:r w:rsidR="0036265A">
        <w:rPr>
          <w:lang w:val="en-US" w:eastAsia="de-DE"/>
        </w:rPr>
        <w:t>the selected focus</w:t>
      </w:r>
      <w:r w:rsidR="005F4E74" w:rsidRPr="002B5809">
        <w:rPr>
          <w:lang w:val="en-US" w:eastAsia="de-DE"/>
        </w:rPr>
        <w:t xml:space="preserve"> position.</w:t>
      </w:r>
    </w:p>
    <w:p w:rsidR="003214BE" w:rsidRPr="002B5809" w:rsidRDefault="004D6CEA" w:rsidP="003214BE">
      <w:pPr>
        <w:pStyle w:val="berschrift3"/>
        <w:rPr>
          <w:lang w:val="en-US"/>
        </w:rPr>
      </w:pPr>
      <w:bookmarkStart w:id="130" w:name="_Ref436147257"/>
      <w:bookmarkStart w:id="131" w:name="_Toc44779525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130"/>
      <w:bookmarkEnd w:id="131"/>
    </w:p>
    <w:p w:rsidR="004D6CEA" w:rsidRPr="002B5809" w:rsidRDefault="004D6CEA" w:rsidP="00872732">
      <w:pPr>
        <w:rPr>
          <w:lang w:val="en-US" w:eastAsia="de-DE"/>
        </w:rPr>
      </w:pPr>
      <w:r w:rsidRPr="002B5809">
        <w:rPr>
          <w:lang w:val="en-US" w:eastAsia="de-DE"/>
        </w:rPr>
        <w:t>Now, finally, the image acquisition process can begin. The GUI buttons of the “Record Group”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872732" w:rsidRPr="002B5809">
        <w:rPr>
          <w:lang w:val="en-US" w:eastAsia="de-DE"/>
        </w:rPr>
        <w:t>Continue Recording</w:t>
      </w:r>
      <w:r w:rsidR="00D27189" w:rsidRPr="002B5809">
        <w:rPr>
          <w:lang w:val="en-US" w:eastAsia="de-DE"/>
        </w:rPr>
        <w:t xml:space="preserve"> – S</w:t>
      </w:r>
      <w:r w:rsidR="0087273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“Select 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“Move to Selected 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“Set Tile</w:t>
      </w:r>
      <w:r w:rsidR="00B21097">
        <w:rPr>
          <w:lang w:val="en-US" w:eastAsia="de-DE"/>
        </w:rPr>
        <w:t>(s)</w:t>
      </w:r>
      <w:r w:rsidRPr="002B5809">
        <w:rPr>
          <w:lang w:val="en-US" w:eastAsia="de-DE"/>
        </w:rPr>
        <w:t xml:space="preserve"> Unprocessed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872732" w:rsidRDefault="00872732" w:rsidP="00872732">
      <w:pPr>
        <w:pStyle w:val="Listenabsatz"/>
        <w:numPr>
          <w:ilvl w:val="0"/>
          <w:numId w:val="37"/>
        </w:numPr>
        <w:rPr>
          <w:lang w:val="en-US" w:eastAsia="de-DE"/>
        </w:rPr>
      </w:pPr>
      <w:r w:rsidRPr="002B5809">
        <w:rPr>
          <w:lang w:val="en-US" w:eastAsia="de-DE"/>
        </w:rPr>
        <w:t>“Set All Tiles Unprocessed</w:t>
      </w:r>
      <w:r w:rsidR="00D27189" w:rsidRPr="002B5809">
        <w:rPr>
          <w:lang w:val="en-US" w:eastAsia="de-DE"/>
        </w:rPr>
        <w:t xml:space="preserve"> – V</w:t>
      </w:r>
      <w:r w:rsidR="00B21097">
        <w:rPr>
          <w:lang w:val="en-US" w:eastAsia="de-DE"/>
        </w:rPr>
        <w:t>”</w:t>
      </w:r>
      <w:r w:rsidR="00852BFF">
        <w:rPr>
          <w:lang w:val="en-US" w:eastAsia="de-DE"/>
        </w:rPr>
        <w:t>,</w:t>
      </w:r>
      <w:r w:rsidR="00B21097">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“Set All Tiles Processed – P”</w:t>
      </w:r>
    </w:p>
    <w:p w:rsidR="004D6CEA" w:rsidRPr="002B5809" w:rsidRDefault="004D6CEA" w:rsidP="00872732">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proofErr w:type="gramStart"/>
      <w:r w:rsidRPr="002B5809">
        <w:rPr>
          <w:lang w:val="en-US" w:eastAsia="de-DE"/>
        </w:rPr>
        <w:t>“ shows</w:t>
      </w:r>
      <w:proofErr w:type="gramEnd"/>
      <w:r w:rsidRPr="002B5809">
        <w:rPr>
          <w:lang w:val="en-US" w:eastAsia="de-DE"/>
        </w:rPr>
        <w:t xml:space="preserve"> the recording status of each tile with the following color code</w:t>
      </w:r>
      <w:r w:rsidR="001D7FF8">
        <w:rPr>
          <w:lang w:val="en-US" w:eastAsia="de-DE"/>
        </w:rPr>
        <w:t>s</w:t>
      </w:r>
      <w:r w:rsidRPr="002B5809">
        <w:rPr>
          <w:lang w:val="en-US" w:eastAsia="de-DE"/>
        </w:rPr>
        <w:t>:</w:t>
      </w:r>
    </w:p>
    <w:p w:rsidR="0036141F" w:rsidRPr="002B5809" w:rsidRDefault="0036141F" w:rsidP="00872732">
      <w:pPr>
        <w:rPr>
          <w:lang w:val="en-US" w:eastAsia="de-DE"/>
        </w:rPr>
      </w:pPr>
      <w:r w:rsidRPr="002B5809">
        <w:rPr>
          <w:noProof/>
          <w:lang w:eastAsia="de-DE"/>
        </w:rPr>
        <w:drawing>
          <wp:inline distT="0" distB="0" distL="0" distR="0" wp14:anchorId="49C3F82C" wp14:editId="7E149CEE">
            <wp:extent cx="3102429" cy="3371565"/>
            <wp:effectExtent l="0" t="0" r="3175"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_activ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10201" cy="3380011"/>
                    </a:xfrm>
                    <a:prstGeom prst="rect">
                      <a:avLst/>
                    </a:prstGeom>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yet processed, no </w:t>
      </w:r>
      <w:r w:rsidR="00BC0C37">
        <w:rPr>
          <w:lang w:val="en-US" w:eastAsia="de-DE"/>
        </w:rPr>
        <w:t>v</w:t>
      </w:r>
      <w:r w:rsidRPr="002B5809">
        <w:rPr>
          <w:lang w:val="en-US" w:eastAsia="de-DE"/>
        </w:rPr>
        <w:t>ideo file available</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Pr="002B5809"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ins w:id="132" w:author="rolf" w:date="2016-05-01T09:16:00Z"/>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Start / Continue Recording</w:t>
      </w:r>
      <w:proofErr w:type="gramStart"/>
      <w:r w:rsidRPr="002B5809">
        <w:rPr>
          <w:lang w:val="en-US" w:eastAsia="de-DE"/>
        </w:rPr>
        <w:t>“ is</w:t>
      </w:r>
      <w:proofErr w:type="gramEnd"/>
      <w:r w:rsidRPr="002B5809">
        <w:rPr>
          <w:lang w:val="en-US" w:eastAsia="de-DE"/>
        </w:rPr>
        <w:t xml:space="preserve"> pressed, </w:t>
      </w:r>
      <w:proofErr w:type="spellStart"/>
      <w:r w:rsidRPr="002B5809">
        <w:rPr>
          <w:lang w:val="en-US" w:eastAsia="de-DE"/>
        </w:rPr>
        <w:t>MoonPanoramaMaker</w:t>
      </w:r>
      <w:proofErr w:type="spellEnd"/>
      <w:r w:rsidRPr="002B5809">
        <w:rPr>
          <w:lang w:val="en-US" w:eastAsia="de-DE"/>
        </w:rPr>
        <w:t xml:space="preserve"> selects the next tile which has not been processed yet, and centers this tile in the </w:t>
      </w:r>
      <w:r w:rsidR="00173EB7" w:rsidRPr="002B5809">
        <w:rPr>
          <w:lang w:val="en-US" w:eastAsia="de-DE"/>
        </w:rPr>
        <w:t>telescope</w:t>
      </w:r>
      <w:r w:rsidRPr="002B5809">
        <w:rPr>
          <w:lang w:val="en-US" w:eastAsia="de-DE"/>
        </w:rPr>
        <w:t>’s field of view.</w:t>
      </w:r>
      <w:r w:rsidR="00173EB7" w:rsidRPr="002B5809">
        <w:rPr>
          <w:lang w:val="en-US" w:eastAsia="de-DE"/>
        </w:rPr>
        <w:t xml:space="preserve"> Depending on whether the parameter “Camera automation” was set to “True” or “False” </w:t>
      </w:r>
      <w:r w:rsidR="0036265A" w:rsidRPr="002B5809">
        <w:rPr>
          <w:lang w:val="en-US" w:eastAsia="de-DE"/>
        </w:rPr>
        <w:t>in the configuration dialog</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either triggers the camera itself, or requests the user to do so, and to acknowledge the successful completion of the video by </w:t>
      </w:r>
      <w:r w:rsidR="0036265A">
        <w:rPr>
          <w:lang w:val="en-US" w:eastAsia="de-DE"/>
        </w:rPr>
        <w:t>pressing</w:t>
      </w:r>
      <w:r w:rsidR="00173EB7" w:rsidRPr="002B5809">
        <w:rPr>
          <w:lang w:val="en-US" w:eastAsia="de-DE"/>
        </w:rPr>
        <w:t xml:space="preserve"> “enter”. After this, the program automatically selects the next un-processed tile and repeats the process.</w:t>
      </w:r>
    </w:p>
    <w:p w:rsidR="000A51DA" w:rsidRDefault="000A51DA" w:rsidP="00085179">
      <w:pPr>
        <w:rPr>
          <w:lang w:val="en-US" w:eastAsia="de-DE"/>
        </w:rPr>
      </w:pPr>
      <w:proofErr w:type="gramStart"/>
      <w:ins w:id="133" w:author="rolf" w:date="2016-05-01T09:16:00Z">
        <w:r>
          <w:rPr>
            <w:lang w:val="en-US" w:eastAsia="de-DE"/>
          </w:rPr>
          <w:t xml:space="preserve">If </w:t>
        </w:r>
      </w:ins>
      <w:ins w:id="134" w:author="rolf" w:date="2016-05-01T09:17:00Z">
        <w:r w:rsidR="00BB5664">
          <w:rPr>
            <w:lang w:val="en-US" w:eastAsia="de-DE"/>
          </w:rPr>
          <w:t xml:space="preserve"> </w:t>
        </w:r>
      </w:ins>
      <w:ins w:id="135" w:author="rolf" w:date="2016-05-01T09:19:00Z">
        <w:r w:rsidR="00BB5664">
          <w:rPr>
            <w:lang w:val="en-US" w:eastAsia="de-DE"/>
          </w:rPr>
          <w:t>the</w:t>
        </w:r>
        <w:proofErr w:type="gramEnd"/>
        <w:r w:rsidR="00BB5664">
          <w:rPr>
            <w:lang w:val="en-US" w:eastAsia="de-DE"/>
          </w:rPr>
          <w:t xml:space="preserve"> </w:t>
        </w:r>
      </w:ins>
      <w:ins w:id="136" w:author="rolf" w:date="2016-05-01T09:17:00Z">
        <w:r w:rsidR="00BB5664">
          <w:rPr>
            <w:lang w:val="en-US" w:eastAsia="de-DE"/>
          </w:rPr>
          <w:t>video</w:t>
        </w:r>
      </w:ins>
      <w:ins w:id="137" w:author="rolf" w:date="2016-05-01T09:20:00Z">
        <w:r w:rsidR="00BB5664">
          <w:rPr>
            <w:lang w:val="en-US" w:eastAsia="de-DE"/>
          </w:rPr>
          <w:t>s</w:t>
        </w:r>
      </w:ins>
      <w:ins w:id="138" w:author="rolf" w:date="2016-05-01T09:17:00Z">
        <w:r w:rsidR="00BB5664">
          <w:rPr>
            <w:lang w:val="en-US" w:eastAsia="de-DE"/>
          </w:rPr>
          <w:t xml:space="preserve"> </w:t>
        </w:r>
      </w:ins>
      <w:ins w:id="139" w:author="rolf" w:date="2016-05-01T09:20:00Z">
        <w:r w:rsidR="00BB5664">
          <w:rPr>
            <w:lang w:val="en-US" w:eastAsia="de-DE"/>
          </w:rPr>
          <w:t>are recorded</w:t>
        </w:r>
      </w:ins>
      <w:ins w:id="140" w:author="rolf" w:date="2016-05-01T09:17:00Z">
        <w:r w:rsidR="00BB5664">
          <w:rPr>
            <w:lang w:val="en-US" w:eastAsia="de-DE"/>
          </w:rPr>
          <w:t xml:space="preserve"> in automatic mode, </w:t>
        </w:r>
      </w:ins>
      <w:ins w:id="141" w:author="rolf" w:date="2016-05-01T09:18:00Z">
        <w:r w:rsidR="00BB5664">
          <w:rPr>
            <w:lang w:val="en-US" w:eastAsia="de-DE"/>
          </w:rPr>
          <w:t xml:space="preserve">the user selects </w:t>
        </w:r>
      </w:ins>
      <w:ins w:id="142" w:author="rolf" w:date="2016-05-01T09:17:00Z">
        <w:r w:rsidR="00BB5664">
          <w:rPr>
            <w:lang w:val="en-US" w:eastAsia="de-DE"/>
          </w:rPr>
          <w:t>the video file name</w:t>
        </w:r>
      </w:ins>
      <w:ins w:id="143" w:author="rolf" w:date="2016-05-01T09:18:00Z">
        <w:r w:rsidR="00BB5664">
          <w:rPr>
            <w:lang w:val="en-US" w:eastAsia="de-DE"/>
          </w:rPr>
          <w:t xml:space="preserve"> format in</w:t>
        </w:r>
      </w:ins>
      <w:ins w:id="144" w:author="rolf" w:date="2016-05-01T09:17:00Z">
        <w:r w:rsidR="00BB5664">
          <w:rPr>
            <w:lang w:val="en-US" w:eastAsia="de-DE"/>
          </w:rPr>
          <w:t xml:space="preserve"> </w:t>
        </w:r>
        <w:proofErr w:type="spellStart"/>
        <w:r w:rsidR="00BB5664">
          <w:rPr>
            <w:lang w:val="en-US" w:eastAsia="de-DE"/>
          </w:rPr>
          <w:t>FireCapture</w:t>
        </w:r>
      </w:ins>
      <w:proofErr w:type="spellEnd"/>
      <w:ins w:id="145" w:author="rolf" w:date="2016-05-01T09:19:00Z">
        <w:r w:rsidR="00BB5664">
          <w:rPr>
            <w:lang w:val="en-US" w:eastAsia="de-DE"/>
          </w:rPr>
          <w:t xml:space="preserve">. </w:t>
        </w:r>
      </w:ins>
      <w:ins w:id="146" w:author="rolf" w:date="2016-05-01T09:28:00Z">
        <w:r w:rsidR="0096753C">
          <w:rPr>
            <w:lang w:val="en-US" w:eastAsia="de-DE"/>
          </w:rPr>
          <w:t xml:space="preserve">Additionally, </w:t>
        </w:r>
      </w:ins>
      <w:proofErr w:type="spellStart"/>
      <w:ins w:id="147" w:author="rolf" w:date="2016-05-01T09:20:00Z">
        <w:r w:rsidR="00BB5664">
          <w:rPr>
            <w:lang w:val="en-US" w:eastAsia="de-DE"/>
          </w:rPr>
          <w:t>MoonPanoramaMaker</w:t>
        </w:r>
        <w:proofErr w:type="spellEnd"/>
        <w:r w:rsidR="00BB5664">
          <w:rPr>
            <w:lang w:val="en-US" w:eastAsia="de-DE"/>
          </w:rPr>
          <w:t xml:space="preserve"> appends to each file name the string “_Tile-</w:t>
        </w:r>
        <w:proofErr w:type="spellStart"/>
        <w:r w:rsidR="00BB5664">
          <w:rPr>
            <w:lang w:val="en-US" w:eastAsia="de-DE"/>
          </w:rPr>
          <w:t>nnn</w:t>
        </w:r>
        <w:proofErr w:type="spellEnd"/>
        <w:r w:rsidR="00BB5664">
          <w:rPr>
            <w:lang w:val="en-US" w:eastAsia="de-DE"/>
          </w:rPr>
          <w:t xml:space="preserve">”, where </w:t>
        </w:r>
      </w:ins>
      <w:ins w:id="148" w:author="rolf" w:date="2016-05-01T09:21:00Z">
        <w:r w:rsidR="00BB5664">
          <w:rPr>
            <w:lang w:val="en-US" w:eastAsia="de-DE"/>
          </w:rPr>
          <w:t>“</w:t>
        </w:r>
        <w:proofErr w:type="spellStart"/>
        <w:r w:rsidR="00BB5664">
          <w:rPr>
            <w:lang w:val="en-US" w:eastAsia="de-DE"/>
          </w:rPr>
          <w:t>nnn</w:t>
        </w:r>
        <w:proofErr w:type="spellEnd"/>
        <w:r w:rsidR="00BB5664">
          <w:rPr>
            <w:lang w:val="en-US" w:eastAsia="de-DE"/>
          </w:rPr>
          <w:t>” is the current tile number. A full file name could then look like “Moon_210531_Tile-023.ser</w:t>
        </w:r>
      </w:ins>
      <w:ins w:id="149" w:author="rolf" w:date="2016-05-01T09:23:00Z">
        <w:r w:rsidR="00BB5664">
          <w:rPr>
            <w:lang w:val="en-US" w:eastAsia="de-DE"/>
          </w:rPr>
          <w:t xml:space="preserve">”. </w:t>
        </w:r>
      </w:ins>
      <w:ins w:id="150" w:author="rolf" w:date="2016-05-01T09:25:00Z">
        <w:r w:rsidR="00BB5664">
          <w:rPr>
            <w:lang w:val="en-US" w:eastAsia="de-DE"/>
          </w:rPr>
          <w:t xml:space="preserve">If </w:t>
        </w:r>
      </w:ins>
      <w:ins w:id="151" w:author="rolf" w:date="2016-05-01T09:27:00Z">
        <w:r w:rsidR="00BB5664">
          <w:rPr>
            <w:lang w:val="en-US" w:eastAsia="de-DE"/>
          </w:rPr>
          <w:t xml:space="preserve">a </w:t>
        </w:r>
      </w:ins>
      <w:ins w:id="152" w:author="rolf" w:date="2016-05-01T09:25:00Z">
        <w:r w:rsidR="00BB5664">
          <w:rPr>
            <w:lang w:val="en-US" w:eastAsia="de-DE"/>
          </w:rPr>
          <w:t xml:space="preserve">tile </w:t>
        </w:r>
      </w:ins>
      <w:ins w:id="153" w:author="rolf" w:date="2016-05-01T09:27:00Z">
        <w:r w:rsidR="00BB5664">
          <w:rPr>
            <w:lang w:val="en-US" w:eastAsia="de-DE"/>
          </w:rPr>
          <w:t>is</w:t>
        </w:r>
      </w:ins>
      <w:ins w:id="154" w:author="rolf" w:date="2016-05-01T09:25:00Z">
        <w:r w:rsidR="00BB5664">
          <w:rPr>
            <w:lang w:val="en-US" w:eastAsia="de-DE"/>
          </w:rPr>
          <w:t xml:space="preserve"> recorded more than once during an observing session, the encoded tile number makes it easier to </w:t>
        </w:r>
      </w:ins>
      <w:ins w:id="155" w:author="rolf" w:date="2016-05-01T09:27:00Z">
        <w:r w:rsidR="0096753C">
          <w:rPr>
            <w:lang w:val="en-US" w:eastAsia="de-DE"/>
          </w:rPr>
          <w:t>identify the corresponding</w:t>
        </w:r>
      </w:ins>
      <w:ins w:id="156" w:author="rolf" w:date="2016-05-01T09:25:00Z">
        <w:r w:rsidR="00BB5664">
          <w:rPr>
            <w:lang w:val="en-US" w:eastAsia="de-DE"/>
          </w:rPr>
          <w:t xml:space="preserve"> video files</w:t>
        </w:r>
      </w:ins>
      <w:ins w:id="157" w:author="rolf" w:date="2016-05-01T09:27:00Z">
        <w:r w:rsidR="0096753C">
          <w:rPr>
            <w:lang w:val="en-US" w:eastAsia="de-DE"/>
          </w:rPr>
          <w:t>.</w:t>
        </w:r>
      </w:ins>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 xml:space="preserve">automatically sends guiding corrections in both coordinate directions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ins w:id="158" w:author="rolf" w:date="2016-05-01T09:14:00Z">
        <w:r w:rsidR="000A51DA">
          <w:rPr>
            <w:lang w:val="en-US" w:eastAsia="de-DE"/>
          </w:rPr>
          <w:t xml:space="preserve">the camera or </w:t>
        </w:r>
      </w:ins>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proofErr w:type="gramStart"/>
      <w:r w:rsidRPr="002B5809">
        <w:rPr>
          <w:lang w:val="en-US" w:eastAsia="de-DE"/>
        </w:rPr>
        <w:t>“ key</w:t>
      </w:r>
      <w:proofErr w:type="gramEnd"/>
      <w:r w:rsidRPr="002B5809">
        <w:rPr>
          <w:lang w:val="en-US" w:eastAsia="de-DE"/>
        </w:rPr>
        <w:t xml:space="preserve">. If “Camera Automation” is set to “False”,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Automation” is set to “True”,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The recording workflow is resumed by pressing the “</w:t>
      </w:r>
      <w:r w:rsidR="001D7FF8" w:rsidRPr="002B5809">
        <w:rPr>
          <w:lang w:val="en-US" w:eastAsia="de-DE"/>
        </w:rPr>
        <w:t>Start / Continue Recording</w:t>
      </w:r>
      <w:proofErr w:type="gramStart"/>
      <w:r w:rsidR="001D7FF8" w:rsidRPr="002B5809">
        <w:rPr>
          <w:lang w:val="en-US" w:eastAsia="de-DE"/>
        </w:rPr>
        <w:t>“</w:t>
      </w:r>
      <w:r w:rsidR="001D7FF8">
        <w:rPr>
          <w:lang w:val="en-US" w:eastAsia="de-DE"/>
        </w:rPr>
        <w:t xml:space="preserve"> button</w:t>
      </w:r>
      <w:proofErr w:type="gramEnd"/>
      <w:r w:rsidR="001D7FF8">
        <w:rPr>
          <w:lang w:val="en-US" w:eastAsia="de-DE"/>
        </w:rPr>
        <w:t xml:space="preserve"> again.</w:t>
      </w:r>
    </w:p>
    <w:p w:rsidR="00085179" w:rsidRPr="002B5809" w:rsidRDefault="00045CCA" w:rsidP="00085179">
      <w:pPr>
        <w:rPr>
          <w:lang w:val="en-US" w:eastAsia="de-DE"/>
        </w:rPr>
      </w:pPr>
      <w:r w:rsidRPr="002B5809">
        <w:rPr>
          <w:lang w:val="en-US" w:eastAsia="de-DE"/>
        </w:rPr>
        <w:t xml:space="preserve">The configuration parameter “Limb first” determines the order in which the </w:t>
      </w:r>
      <w:r w:rsidR="00E74F56" w:rsidRPr="002B5809">
        <w:rPr>
          <w:lang w:val="en-US" w:eastAsia="de-DE"/>
        </w:rPr>
        <w:t>tiles are processed</w:t>
      </w:r>
      <w:r w:rsidRPr="002B5809">
        <w:rPr>
          <w:lang w:val="en-US" w:eastAsia="de-DE"/>
        </w:rPr>
        <w:t>. If set to “True”, the program starts at the sunlit Moon limb, otherwise at the Terminator. In any case the tiles are proces</w:t>
      </w:r>
      <w:r w:rsidR="00E74F56" w:rsidRPr="002B5809">
        <w:rPr>
          <w:lang w:val="en-US" w:eastAsia="de-DE"/>
        </w:rPr>
        <w:t xml:space="preserve">sed column-wise, to reduce inconsistencies caused by changing shadows. The optimal ordering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The opposite ordering is to be preferred</w:t>
      </w:r>
      <w:r w:rsidR="0036265A">
        <w:rPr>
          <w:lang w:val="en-US" w:eastAsia="de-DE"/>
        </w:rPr>
        <w:t>, for example,</w:t>
      </w:r>
      <w:r w:rsidR="00E74F56" w:rsidRPr="002B5809">
        <w:rPr>
          <w:lang w:val="en-US" w:eastAsia="de-DE"/>
        </w:rPr>
        <w:t xml:space="preserve"> if a recording session at dawn proceeds well into the morning twilight.</w:t>
      </w:r>
    </w:p>
    <w:p w:rsidR="00E74F56"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Start / Continue Recording</w:t>
      </w:r>
      <w:proofErr w:type="gramStart"/>
      <w:r w:rsidR="00E74F56" w:rsidRPr="002B5809">
        <w:rPr>
          <w:lang w:val="en-US" w:eastAsia="de-DE"/>
        </w:rPr>
        <w:t>“</w:t>
      </w:r>
      <w:r w:rsidR="00513374">
        <w:rPr>
          <w:lang w:val="en-US" w:eastAsia="de-DE"/>
        </w:rPr>
        <w:t xml:space="preserve"> button</w:t>
      </w:r>
      <w:proofErr w:type="gramEnd"/>
      <w:r w:rsidR="00E74F56" w:rsidRPr="002B5809">
        <w:rPr>
          <w:lang w:val="en-US" w:eastAsia="de-DE"/>
        </w:rPr>
        <w:t xml:space="preserve"> is presse</w:t>
      </w:r>
      <w:r>
        <w:rPr>
          <w:lang w:val="en-US" w:eastAsia="de-DE"/>
        </w:rPr>
        <w:t xml:space="preserve">d, the program continues with the unprocessed tile with the lowest number. Hitting the “Select Tile”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“enter” key</w:t>
      </w:r>
      <w:r>
        <w:rPr>
          <w:lang w:val="en-US" w:eastAsia="de-DE"/>
        </w:rPr>
        <w:t>. If the chosen tile has already been processed (shown as light blue), it can be reset to red by pressing “Set Tile</w:t>
      </w:r>
      <w:r w:rsidR="00B21097">
        <w:rPr>
          <w:lang w:val="en-US" w:eastAsia="de-DE"/>
        </w:rPr>
        <w:t>(s)</w:t>
      </w:r>
      <w:r>
        <w:rPr>
          <w:lang w:val="en-US" w:eastAsia="de-DE"/>
        </w:rPr>
        <w:t xml:space="preserve"> Unprocessed”. If the selected tile is marked unprocessed, </w:t>
      </w:r>
      <w:r w:rsidR="00870189">
        <w:rPr>
          <w:lang w:val="en-US" w:eastAsia="de-DE"/>
        </w:rPr>
        <w:t>pressing “Start</w:t>
      </w:r>
      <w:ins w:id="159" w:author="rolf" w:date="2016-05-01T20:06:00Z">
        <w:r w:rsidR="00F95440">
          <w:rPr>
            <w:lang w:val="en-US" w:eastAsia="de-DE"/>
          </w:rPr>
          <w:t> </w:t>
        </w:r>
      </w:ins>
      <w:del w:id="160" w:author="rolf" w:date="2016-05-01T20:06:00Z">
        <w:r w:rsidR="00870189" w:rsidDel="00F95440">
          <w:rPr>
            <w:lang w:val="en-US" w:eastAsia="de-DE"/>
          </w:rPr>
          <w:delText xml:space="preserve"> </w:delText>
        </w:r>
      </w:del>
      <w:r w:rsidR="00870189">
        <w:rPr>
          <w:lang w:val="en-US" w:eastAsia="de-DE"/>
        </w:rPr>
        <w:t>/ Continue Recording” instructs the program to continue with the selected tile. Pressing “Set All Tiles Unprocessed” resets all tiles to red color.</w:t>
      </w:r>
      <w:r w:rsidR="00B21097">
        <w:rPr>
          <w:lang w:val="en-US" w:eastAsia="de-DE"/>
        </w:rPr>
        <w:t xml:space="preserve"> Conversely, pressing “Set All Tiles Processed” marks all tiles as processed (light blue).</w:t>
      </w:r>
    </w:p>
    <w:p w:rsidR="00B21097" w:rsidRDefault="00B21097" w:rsidP="00085179">
      <w:pPr>
        <w:rPr>
          <w:lang w:val="en-US" w:eastAsia="de-DE"/>
        </w:rPr>
      </w:pPr>
      <w:r>
        <w:rPr>
          <w:lang w:val="en-US" w:eastAsia="de-DE"/>
        </w:rPr>
        <w:t>As an alternative to using the “Select 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The rectangle is colored light grey. Pressing “Set Tile(s) Unprocessed”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single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All Tiles Processed”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Tile(s) Unprocessed”. “Start / Continue Recoding” will start recording the selected tiles only.</w:t>
      </w:r>
    </w:p>
    <w:p w:rsidR="00870189" w:rsidRDefault="00870189" w:rsidP="00085179">
      <w:pPr>
        <w:rPr>
          <w:lang w:val="en-US" w:eastAsia="de-DE"/>
        </w:rPr>
      </w:pPr>
      <w:r>
        <w:rPr>
          <w:lang w:val="en-US" w:eastAsia="de-DE"/>
        </w:rPr>
        <w:t>Pressing “Move to Selected Tile” instructs the program to steer the telescope to a tile without the need to invalidate a previous recording. If, after moving to the tile, the user decides to repeat the video acquisition, he or she can do so by pressing “Set Tile</w:t>
      </w:r>
      <w:r w:rsidR="00310A3A">
        <w:rPr>
          <w:lang w:val="en-US" w:eastAsia="de-DE"/>
        </w:rPr>
        <w:t>(s)</w:t>
      </w:r>
      <w:r>
        <w:rPr>
          <w:lang w:val="en-US" w:eastAsia="de-DE"/>
        </w:rPr>
        <w:t xml:space="preserve"> Unprocessed” followed by “Start / Continue Recording”. </w:t>
      </w:r>
    </w:p>
    <w:p w:rsidR="003214BE" w:rsidRPr="002B5809" w:rsidRDefault="00513374" w:rsidP="003214BE">
      <w:pPr>
        <w:pStyle w:val="berschrift3"/>
        <w:rPr>
          <w:lang w:val="en-US"/>
        </w:rPr>
      </w:pPr>
      <w:bookmarkStart w:id="161" w:name="_Toc447795254"/>
      <w:r>
        <w:rPr>
          <w:lang w:val="en-US"/>
        </w:rPr>
        <w:t>Determining and Correcting</w:t>
      </w:r>
      <w:r w:rsidR="00870189">
        <w:rPr>
          <w:lang w:val="en-US"/>
        </w:rPr>
        <w:t xml:space="preserve"> </w:t>
      </w:r>
      <w:r>
        <w:rPr>
          <w:lang w:val="en-US"/>
        </w:rPr>
        <w:t xml:space="preserve">the </w:t>
      </w:r>
      <w:r w:rsidR="00870189">
        <w:rPr>
          <w:lang w:val="en-US"/>
        </w:rPr>
        <w:t>Coordinate System Drift</w:t>
      </w:r>
      <w:bookmarkEnd w:id="161"/>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at regular time intervals during a recording session. This could, for example, be done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AE5EBB">
        <w:rPr>
          <w:lang w:val="en-US" w:eastAsia="de-DE"/>
        </w:rPr>
        <w:t>3.6</w:t>
      </w:r>
      <w:r w:rsidR="00BC0C37">
        <w:rPr>
          <w:lang w:val="en-US" w:eastAsia="de-DE"/>
        </w:rPr>
        <w:fldChar w:fldCharType="end"/>
      </w:r>
      <w:r w:rsidR="006970DA" w:rsidRPr="002B5809">
        <w:rPr>
          <w:lang w:val="en-US" w:eastAsia="de-DE"/>
        </w:rPr>
        <w:t>).</w:t>
      </w:r>
    </w:p>
    <w:p w:rsidR="00AB2A8A" w:rsidRDefault="00AB2A8A" w:rsidP="009B014D">
      <w:pPr>
        <w:rPr>
          <w:lang w:val="en-US" w:eastAsia="de-DE"/>
        </w:rPr>
      </w:pPr>
      <w:r>
        <w:rPr>
          <w:lang w:val="en-US" w:eastAsia="de-DE"/>
        </w:rPr>
        <w:t xml:space="preserve">The only purpose of repeating the alignment is to </w:t>
      </w:r>
      <w:r w:rsidR="000D6665">
        <w:rPr>
          <w:lang w:val="en-US" w:eastAsia="de-DE"/>
        </w:rPr>
        <w:t>update</w:t>
      </w:r>
      <w:r>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“Alignment”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ins w:id="162" w:author="rolf" w:date="2016-05-01T20:08:00Z">
        <w:r w:rsidR="00F95440">
          <w:rPr>
            <w:lang w:val="en-US" w:eastAsia="de-DE"/>
          </w:rPr>
          <w:fldChar w:fldCharType="begin"/>
        </w:r>
        <w:r w:rsidR="00F95440">
          <w:rPr>
            <w:lang w:val="en-US" w:eastAsia="de-DE"/>
          </w:rPr>
          <w:instrText xml:space="preserve"> REF _Ref449896630 \r \h </w:instrText>
        </w:r>
        <w:r w:rsidR="00F95440">
          <w:rPr>
            <w:lang w:val="en-US" w:eastAsia="de-DE"/>
          </w:rPr>
        </w:r>
      </w:ins>
      <w:r w:rsidR="00F95440">
        <w:rPr>
          <w:lang w:val="en-US" w:eastAsia="de-DE"/>
        </w:rPr>
        <w:fldChar w:fldCharType="separate"/>
      </w:r>
      <w:ins w:id="163" w:author="rolf" w:date="2016-05-01T20:13:00Z">
        <w:r w:rsidR="00AE5EBB">
          <w:rPr>
            <w:lang w:val="en-US" w:eastAsia="de-DE"/>
          </w:rPr>
          <w:t>3.4</w:t>
        </w:r>
      </w:ins>
      <w:ins w:id="164" w:author="rolf" w:date="2016-05-01T20:08:00Z">
        <w:r w:rsidR="00F95440">
          <w:rPr>
            <w:lang w:val="en-US" w:eastAsia="de-DE"/>
          </w:rPr>
          <w:fldChar w:fldCharType="end"/>
        </w:r>
      </w:ins>
      <w:bookmarkStart w:id="165" w:name="_GoBack"/>
      <w:bookmarkEnd w:id="165"/>
      <w:del w:id="166" w:author="rolf" w:date="2016-05-01T20:08:00Z">
        <w:r w:rsidR="000D6665" w:rsidDel="00F95440">
          <w:rPr>
            <w:lang w:val="en-US" w:eastAsia="de-DE"/>
          </w:rPr>
          <w:fldChar w:fldCharType="begin"/>
        </w:r>
        <w:r w:rsidR="000D6665" w:rsidDel="00F95440">
          <w:rPr>
            <w:lang w:val="en-US" w:eastAsia="de-DE"/>
          </w:rPr>
          <w:delInstrText xml:space="preserve"> REF _Ref447715460 \r \h </w:delInstrText>
        </w:r>
        <w:r w:rsidR="000D6665" w:rsidDel="00F95440">
          <w:rPr>
            <w:lang w:val="en-US" w:eastAsia="de-DE"/>
          </w:rPr>
        </w:r>
        <w:r w:rsidR="000D6665" w:rsidDel="00F95440">
          <w:rPr>
            <w:lang w:val="en-US" w:eastAsia="de-DE"/>
          </w:rPr>
          <w:fldChar w:fldCharType="separate"/>
        </w:r>
      </w:del>
      <w:del w:id="167" w:author="rolf" w:date="2016-05-01T10:09:00Z">
        <w:r w:rsidR="00AB1F05" w:rsidDel="00D94479">
          <w:rPr>
            <w:lang w:val="en-US" w:eastAsia="de-DE"/>
          </w:rPr>
          <w:delText>3.4</w:delText>
        </w:r>
      </w:del>
      <w:del w:id="168" w:author="rolf" w:date="2016-05-01T20:08:00Z">
        <w:r w:rsidR="000D6665" w:rsidDel="00F95440">
          <w:rPr>
            <w:lang w:val="en-US" w:eastAsia="de-DE"/>
          </w:rPr>
          <w:fldChar w:fldCharType="end"/>
        </w:r>
      </w:del>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the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E60B0B" w:rsidDel="0096753C" w:rsidRDefault="00E60B0B" w:rsidP="00E60B0B">
      <w:pPr>
        <w:rPr>
          <w:moveFrom w:id="169" w:author="rolf" w:date="2016-05-01T09:30:00Z"/>
          <w:lang w:val="en-US" w:eastAsia="de-DE"/>
        </w:rPr>
      </w:pPr>
      <w:moveFromRangeStart w:id="170" w:author="rolf" w:date="2016-05-01T09:30:00Z" w:name="move449858369"/>
      <w:moveFrom w:id="171" w:author="rolf" w:date="2016-05-01T09:30:00Z">
        <w:r w:rsidDel="0096753C">
          <w:rPr>
            <w:lang w:val="en-US" w:eastAsia="de-DE"/>
          </w:rPr>
          <w:t>If drift correction is active</w:t>
        </w:r>
        <w:r w:rsidR="007F7A73" w:rsidDel="0096753C">
          <w:rPr>
            <w:lang w:val="en-US" w:eastAsia="de-DE"/>
          </w:rPr>
          <w:t>,</w:t>
        </w:r>
        <w:r w:rsidDel="0096753C">
          <w:rPr>
            <w:lang w:val="en-US" w:eastAsia="de-DE"/>
          </w:rPr>
          <w:t xml:space="preserve"> the status line </w:t>
        </w:r>
        <w:r w:rsidR="00E677D5" w:rsidDel="0096753C">
          <w:rPr>
            <w:lang w:val="en-US" w:eastAsia="de-DE"/>
          </w:rPr>
          <w:t xml:space="preserve">in the main window </w:t>
        </w:r>
        <w:r w:rsidDel="0096753C">
          <w:rPr>
            <w:lang w:val="en-US" w:eastAsia="de-DE"/>
          </w:rPr>
          <w:t>displays the computed values under the keyword “drift rate”. They are defined as the change of the alignment offsets in right ascension and declination, respectively, expressed in arc</w:t>
        </w:r>
        <w:r w:rsidR="007F7A73" w:rsidDel="0096753C">
          <w:rPr>
            <w:lang w:val="en-US" w:eastAsia="de-DE"/>
          </w:rPr>
          <w:t xml:space="preserve"> </w:t>
        </w:r>
        <w:r w:rsidDel="0096753C">
          <w:rPr>
            <w:lang w:val="en-US" w:eastAsia="de-DE"/>
          </w:rPr>
          <w:t>minutes per hour.</w:t>
        </w:r>
      </w:moveFrom>
    </w:p>
    <w:moveFromRangeEnd w:id="170"/>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4064CB3" wp14:editId="20B936D0">
                <wp:simplePos x="0" y="0"/>
                <wp:positionH relativeFrom="column">
                  <wp:posOffset>4910455</wp:posOffset>
                </wp:positionH>
                <wp:positionV relativeFrom="paragraph">
                  <wp:posOffset>3046730</wp:posOffset>
                </wp:positionV>
                <wp:extent cx="1156854" cy="1403985"/>
                <wp:effectExtent l="0" t="0" r="5715" b="889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1403985"/>
                        </a:xfrm>
                        <a:prstGeom prst="rect">
                          <a:avLst/>
                        </a:prstGeom>
                        <a:solidFill>
                          <a:srgbClr val="FFFFFF"/>
                        </a:solidFill>
                        <a:ln w="9525">
                          <a:noFill/>
                          <a:miter lim="800000"/>
                          <a:headEnd/>
                          <a:tailEnd/>
                        </a:ln>
                      </wps:spPr>
                      <wps:txbx>
                        <w:txbxContent>
                          <w:p w:rsidR="00B261F7" w:rsidRPr="00F34093" w:rsidRDefault="00B261F7"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386.65pt;margin-top:239.9pt;width:91.1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" stroked="f">
                <v:textbox style="mso-fit-shape-to-text:t">
                  <w:txbxContent>
                    <w:p w:rsidR="00B261F7" w:rsidRPr="00F34093" w:rsidRDefault="00B261F7" w:rsidP="00B84479">
                      <w:pPr>
                        <w:rPr>
                          <w:lang w:val="en-US"/>
                        </w:rPr>
                      </w:pPr>
                      <w:r w:rsidRPr="00F34093">
                        <w:rPr>
                          <w:lang w:val="en-US"/>
                        </w:rPr>
                        <w:t>Dialog for drift</w:t>
                      </w:r>
                      <w:r w:rsidRPr="00F34093">
                        <w:rPr>
                          <w:lang w:val="en-US"/>
                        </w:rPr>
                        <w:br/>
                        <w:t>correction</w:t>
                      </w:r>
                    </w:p>
                  </w:txbxContent>
                </v:textbox>
              </v:shape>
            </w:pict>
          </mc:Fallback>
        </mc:AlternateContent>
      </w:r>
      <w:r w:rsidR="00E5438F">
        <w:rPr>
          <w:noProof/>
          <w:lang w:eastAsia="de-DE"/>
        </w:rPr>
        <w:drawing>
          <wp:inline distT="0" distB="0" distL="0" distR="0" wp14:anchorId="7C787D7C" wp14:editId="3572F988">
            <wp:extent cx="4840104" cy="3477491"/>
            <wp:effectExtent l="0" t="0" r="0" b="889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ft_Dialog.PNG"/>
                    <pic:cNvPicPr/>
                  </pic:nvPicPr>
                  <pic:blipFill>
                    <a:blip r:embed="rId22">
                      <a:extLst>
                        <a:ext uri="{28A0092B-C50C-407E-A947-70E740481C1C}">
                          <a14:useLocalDpi xmlns:a14="http://schemas.microsoft.com/office/drawing/2010/main" val="0"/>
                        </a:ext>
                      </a:extLst>
                    </a:blip>
                    <a:stretch>
                      <a:fillRect/>
                    </a:stretch>
                  </pic:blipFill>
                  <pic:spPr>
                    <a:xfrm>
                      <a:off x="0" y="0"/>
                      <a:ext cx="4848329" cy="3483400"/>
                    </a:xfrm>
                    <a:prstGeom prst="rect">
                      <a:avLst/>
                    </a:prstGeom>
                  </pic:spPr>
                </pic:pic>
              </a:graphicData>
            </a:graphic>
          </wp:inline>
        </w:drawing>
      </w:r>
    </w:p>
    <w:p w:rsidR="0096753C" w:rsidRDefault="0096753C" w:rsidP="009B014D">
      <w:pPr>
        <w:rPr>
          <w:ins w:id="172" w:author="rolf" w:date="2016-05-01T09:30:00Z"/>
          <w:lang w:val="en-US" w:eastAsia="de-DE"/>
        </w:rPr>
      </w:pPr>
    </w:p>
    <w:p w:rsidR="0096753C" w:rsidRDefault="0096753C" w:rsidP="0096753C">
      <w:pPr>
        <w:rPr>
          <w:moveTo w:id="173" w:author="rolf" w:date="2016-05-01T09:30:00Z"/>
          <w:lang w:val="en-US" w:eastAsia="de-DE"/>
        </w:rPr>
      </w:pPr>
      <w:moveToRangeStart w:id="174" w:author="rolf" w:date="2016-05-01T09:30:00Z" w:name="move449858369"/>
      <w:moveTo w:id="175" w:author="rolf" w:date="2016-05-01T09:30:00Z">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moveTo>
    </w:p>
    <w:moveToRangeEnd w:id="174"/>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“Correct for Drift”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separately for </w:t>
      </w:r>
      <w:proofErr w:type="gramStart"/>
      <w:r w:rsidR="00E677D5">
        <w:rPr>
          <w:lang w:val="en-US" w:eastAsia="de-DE"/>
        </w:rPr>
        <w:t>the begin</w:t>
      </w:r>
      <w:proofErr w:type="gramEnd"/>
      <w:r w:rsidR="00E677D5">
        <w:rPr>
          <w:lang w:val="en-US" w:eastAsia="de-DE"/>
        </w:rPr>
        <w:t xml:space="preserve"> </w:t>
      </w:r>
      <w:r w:rsidR="000520C2">
        <w:rPr>
          <w:lang w:val="en-US" w:eastAsia="de-DE"/>
        </w:rPr>
        <w:t>or</w:t>
      </w:r>
      <w:r w:rsidR="00E677D5">
        <w:rPr>
          <w:lang w:val="en-US" w:eastAsia="de-DE"/>
        </w:rPr>
        <w:t xml:space="preserve">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0520C2">
        <w:rPr>
          <w:lang w:val="en-US" w:eastAsia="de-DE"/>
        </w:rPr>
        <w:t>Pressing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AE5EBB">
        <w:rPr>
          <w:lang w:val="en-US" w:eastAsia="de-DE"/>
        </w:rPr>
        <w:t>3.5</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lastRenderedPageBreak/>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the video acquisition</w:t>
      </w:r>
      <w:r w:rsidR="000520C2">
        <w:rPr>
          <w:lang w:val="en-US" w:eastAsia="de-DE"/>
        </w:rPr>
        <w:t>s</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3214BE" w:rsidRPr="002B5809" w:rsidRDefault="000D544A" w:rsidP="003214BE">
      <w:pPr>
        <w:pStyle w:val="berschrift3"/>
        <w:rPr>
          <w:lang w:val="en-US"/>
        </w:rPr>
      </w:pPr>
      <w:bookmarkStart w:id="176" w:name="_Toc447795255"/>
      <w:r>
        <w:rPr>
          <w:lang w:val="en-US"/>
        </w:rPr>
        <w:t>End of Program</w:t>
      </w:r>
      <w:bookmarkEnd w:id="1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Pr>
          <w:lang w:val="en-US" w:eastAsia="de-DE"/>
        </w:rPr>
        <w:fldChar w:fldCharType="begin"/>
      </w:r>
      <w:r>
        <w:rPr>
          <w:lang w:val="en-US" w:eastAsia="de-DE"/>
        </w:rPr>
        <w:instrText xml:space="preserve"> REF _Ref436147257 \r \h </w:instrText>
      </w:r>
      <w:r>
        <w:rPr>
          <w:lang w:val="en-US" w:eastAsia="de-DE"/>
        </w:rPr>
      </w:r>
      <w:r>
        <w:rPr>
          <w:lang w:val="en-US" w:eastAsia="de-DE"/>
        </w:rPr>
        <w:fldChar w:fldCharType="separate"/>
      </w:r>
      <w:r w:rsidR="00AE5EBB">
        <w:rPr>
          <w:lang w:val="en-US" w:eastAsia="de-DE"/>
        </w:rPr>
        <w:t>3.7</w:t>
      </w:r>
      <w:r>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Start / Continue Recording</w:t>
      </w:r>
      <w:proofErr w:type="gramStart"/>
      <w:r w:rsidR="00152621" w:rsidRPr="002B5809">
        <w:rPr>
          <w:lang w:val="en-US" w:eastAsia="de-DE"/>
        </w:rPr>
        <w:t>“</w:t>
      </w:r>
      <w:r w:rsidR="009E0D20">
        <w:rPr>
          <w:lang w:val="en-US" w:eastAsia="de-DE"/>
        </w:rPr>
        <w:t xml:space="preserve"> </w:t>
      </w:r>
      <w:r>
        <w:rPr>
          <w:lang w:val="en-US" w:eastAsia="de-DE"/>
        </w:rPr>
        <w:t>starts</w:t>
      </w:r>
      <w:proofErr w:type="gramEnd"/>
      <w:r>
        <w:rPr>
          <w:lang w:val="en-US" w:eastAsia="de-DE"/>
        </w:rPr>
        <w:t xml:space="preserve"> the repeated acquisition of only the selected tiles.</w:t>
      </w:r>
    </w:p>
    <w:p w:rsidR="000D544A" w:rsidRDefault="000D544A" w:rsidP="000D544A">
      <w:pPr>
        <w:rPr>
          <w:lang w:val="en-US" w:eastAsia="de-DE"/>
        </w:rPr>
      </w:pPr>
      <w:r>
        <w:rPr>
          <w:lang w:val="en-US" w:eastAsia="de-DE"/>
        </w:rPr>
        <w:t xml:space="preserve">Another choice is to reset all tiles by pressing “Set All Tiles Unprocessed”. After that, a whole new panorama may be recorded. </w:t>
      </w:r>
      <w:r w:rsidR="00DE64E7">
        <w:rPr>
          <w:lang w:val="en-US" w:eastAsia="de-DE"/>
        </w:rPr>
        <w:t>This can be achieved as well</w:t>
      </w:r>
      <w:r w:rsidR="009E0D20">
        <w:rPr>
          <w:lang w:val="en-US" w:eastAsia="de-DE"/>
        </w:rPr>
        <w:t xml:space="preserve"> by pressing the “Restart” button. In this case, however, the program guides the user through the selection process of a new landmark and the corresponding alignment.</w:t>
      </w:r>
    </w:p>
    <w:p w:rsidR="0096753C" w:rsidRDefault="009E0D20" w:rsidP="003214BE">
      <w:pPr>
        <w:rPr>
          <w:ins w:id="177" w:author="rolf" w:date="2016-05-01T09:33:00Z"/>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0520C2">
        <w:rPr>
          <w:lang w:val="en-US" w:eastAsia="de-DE"/>
        </w:rPr>
        <w:t>a</w:t>
      </w:r>
      <w:r>
        <w:rPr>
          <w:lang w:val="en-US" w:eastAsia="de-DE"/>
        </w:rPr>
        <w:t xml:space="preserve"> program session for as long as possible.</w:t>
      </w:r>
    </w:p>
    <w:p w:rsidR="002A0F29" w:rsidRDefault="00627D38" w:rsidP="003214BE">
      <w:pPr>
        <w:rPr>
          <w:ins w:id="178" w:author="rolf" w:date="2016-05-01T09:50:00Z"/>
          <w:lang w:val="en-US"/>
        </w:rPr>
      </w:pPr>
      <w:ins w:id="179" w:author="rolf" w:date="2016-05-01T09:40:00Z">
        <w:r>
          <w:rPr>
            <w:lang w:val="en-US"/>
          </w:rPr>
          <w:t xml:space="preserve">If the telescope </w:t>
        </w:r>
      </w:ins>
      <w:ins w:id="180" w:author="rolf" w:date="2016-05-01T09:41:00Z">
        <w:r>
          <w:rPr>
            <w:lang w:val="en-US"/>
          </w:rPr>
          <w:t>is mounted on a “German Equatorial Mount”</w:t>
        </w:r>
      </w:ins>
      <w:ins w:id="181" w:author="rolf" w:date="2016-05-01T09:42:00Z">
        <w:r>
          <w:rPr>
            <w:lang w:val="en-US"/>
          </w:rPr>
          <w:t xml:space="preserve"> and the moon during the recording session crosses the meridian, </w:t>
        </w:r>
      </w:ins>
      <w:ins w:id="182" w:author="rolf" w:date="2016-05-01T09:46:00Z">
        <w:r>
          <w:rPr>
            <w:lang w:val="en-US"/>
          </w:rPr>
          <w:t xml:space="preserve">the </w:t>
        </w:r>
      </w:ins>
      <w:ins w:id="183" w:author="rolf" w:date="2016-05-01T09:44:00Z">
        <w:r>
          <w:rPr>
            <w:lang w:val="en-US"/>
          </w:rPr>
          <w:t xml:space="preserve">mounting will perform a meridian flip </w:t>
        </w:r>
      </w:ins>
      <w:ins w:id="184" w:author="rolf" w:date="2016-05-01T09:46:00Z">
        <w:r>
          <w:rPr>
            <w:lang w:val="en-US"/>
          </w:rPr>
          <w:t>when</w:t>
        </w:r>
      </w:ins>
      <w:ins w:id="185" w:author="rolf" w:date="2016-05-01T09:44:00Z">
        <w:r>
          <w:rPr>
            <w:lang w:val="en-US"/>
          </w:rPr>
          <w:t xml:space="preserve"> the target coordinates of a </w:t>
        </w:r>
        <w:proofErr w:type="spellStart"/>
        <w:r>
          <w:rPr>
            <w:lang w:val="en-US"/>
          </w:rPr>
          <w:t>GoTo</w:t>
        </w:r>
        <w:proofErr w:type="spellEnd"/>
        <w:r>
          <w:rPr>
            <w:lang w:val="en-US"/>
          </w:rPr>
          <w:t xml:space="preserve"> command are located </w:t>
        </w:r>
      </w:ins>
      <w:ins w:id="186" w:author="rolf" w:date="2016-05-01T09:46:00Z">
        <w:r>
          <w:rPr>
            <w:lang w:val="en-US"/>
          </w:rPr>
          <w:t xml:space="preserve">on the other side </w:t>
        </w:r>
      </w:ins>
      <w:ins w:id="187" w:author="rolf" w:date="2016-05-01T09:44:00Z">
        <w:r>
          <w:rPr>
            <w:lang w:val="en-US"/>
          </w:rPr>
          <w:t>of the meridian.</w:t>
        </w:r>
      </w:ins>
      <w:ins w:id="188" w:author="rolf" w:date="2016-05-01T09:47:00Z">
        <w:r w:rsidR="002A0F29">
          <w:rPr>
            <w:lang w:val="en-US"/>
          </w:rPr>
          <w:t xml:space="preserve"> If possible, this situation should be avoided during </w:t>
        </w:r>
      </w:ins>
      <w:ins w:id="189" w:author="rolf" w:date="2016-05-01T09:48:00Z">
        <w:r w:rsidR="002A0F29">
          <w:rPr>
            <w:lang w:val="en-US"/>
          </w:rPr>
          <w:t>the acquisition of a</w:t>
        </w:r>
      </w:ins>
      <w:ins w:id="190" w:author="rolf" w:date="2016-05-01T09:47:00Z">
        <w:r w:rsidR="002A0F29">
          <w:rPr>
            <w:lang w:val="en-US"/>
          </w:rPr>
          <w:t xml:space="preserve"> panorama.</w:t>
        </w:r>
      </w:ins>
      <w:ins w:id="191" w:author="rolf" w:date="2016-05-01T09:48:00Z">
        <w:r w:rsidR="002A0F29">
          <w:rPr>
            <w:lang w:val="en-US"/>
          </w:rPr>
          <w:t xml:space="preserve"> </w:t>
        </w:r>
      </w:ins>
      <w:ins w:id="192" w:author="rolf" w:date="2016-05-01T10:06:00Z">
        <w:r w:rsidR="00B7026A">
          <w:rPr>
            <w:lang w:val="en-US"/>
          </w:rPr>
          <w:t>Otherwise,</w:t>
        </w:r>
      </w:ins>
      <w:ins w:id="193" w:author="rolf" w:date="2016-05-01T09:49:00Z">
        <w:r w:rsidR="002A0F29">
          <w:rPr>
            <w:lang w:val="en-US"/>
          </w:rPr>
          <w:t xml:space="preserve"> the following points need </w:t>
        </w:r>
      </w:ins>
      <w:ins w:id="194" w:author="rolf" w:date="2016-05-01T09:50:00Z">
        <w:r w:rsidR="002A0F29">
          <w:rPr>
            <w:lang w:val="en-US"/>
          </w:rPr>
          <w:t xml:space="preserve">to be </w:t>
        </w:r>
      </w:ins>
      <w:ins w:id="195" w:author="rolf" w:date="2016-05-01T09:49:00Z">
        <w:r w:rsidR="002A0F29">
          <w:rPr>
            <w:lang w:val="en-US"/>
          </w:rPr>
          <w:t>consider</w:t>
        </w:r>
      </w:ins>
      <w:ins w:id="196" w:author="rolf" w:date="2016-05-01T09:50:00Z">
        <w:r w:rsidR="002A0F29">
          <w:rPr>
            <w:lang w:val="en-US"/>
          </w:rPr>
          <w:t>ed:</w:t>
        </w:r>
      </w:ins>
    </w:p>
    <w:p w:rsidR="002A0F29" w:rsidRDefault="002A0F29" w:rsidP="002A0F29">
      <w:pPr>
        <w:pStyle w:val="Listenabsatz"/>
        <w:numPr>
          <w:ilvl w:val="0"/>
          <w:numId w:val="37"/>
        </w:numPr>
        <w:rPr>
          <w:ins w:id="197" w:author="rolf" w:date="2016-05-01T09:54:00Z"/>
          <w:lang w:val="en-US" w:eastAsia="de-DE"/>
        </w:rPr>
      </w:pPr>
      <w:ins w:id="198" w:author="rolf" w:date="2016-05-01T09:51:00Z">
        <w:r>
          <w:rPr>
            <w:lang w:val="en-US" w:eastAsia="de-DE"/>
          </w:rPr>
          <w:t>Make sure that the cabling of the telescope, camera and all other accessories allows the meridian flip without unplugging</w:t>
        </w:r>
      </w:ins>
      <w:ins w:id="199" w:author="rolf" w:date="2016-05-01T09:53:00Z">
        <w:r>
          <w:rPr>
            <w:lang w:val="en-US" w:eastAsia="de-DE"/>
          </w:rPr>
          <w:t xml:space="preserve">, and that no </w:t>
        </w:r>
      </w:ins>
      <w:ins w:id="200" w:author="rolf" w:date="2016-05-01T09:54:00Z">
        <w:r>
          <w:rPr>
            <w:lang w:val="en-US" w:eastAsia="de-DE"/>
          </w:rPr>
          <w:t xml:space="preserve">moving </w:t>
        </w:r>
      </w:ins>
      <w:ins w:id="201" w:author="rolf" w:date="2016-05-01T11:37:00Z">
        <w:r w:rsidR="00F8015E">
          <w:rPr>
            <w:lang w:val="en-US" w:eastAsia="de-DE"/>
          </w:rPr>
          <w:t>part</w:t>
        </w:r>
      </w:ins>
      <w:ins w:id="202" w:author="rolf" w:date="2016-05-01T09:53:00Z">
        <w:r>
          <w:rPr>
            <w:lang w:val="en-US" w:eastAsia="de-DE"/>
          </w:rPr>
          <w:t xml:space="preserve"> will collide with the telescope pier or </w:t>
        </w:r>
      </w:ins>
      <w:ins w:id="203" w:author="rolf" w:date="2016-05-01T09:54:00Z">
        <w:r>
          <w:rPr>
            <w:lang w:val="en-US" w:eastAsia="de-DE"/>
          </w:rPr>
          <w:t xml:space="preserve">any </w:t>
        </w:r>
      </w:ins>
      <w:ins w:id="204" w:author="rolf" w:date="2016-05-01T09:53:00Z">
        <w:r>
          <w:rPr>
            <w:lang w:val="en-US" w:eastAsia="de-DE"/>
          </w:rPr>
          <w:t>other obstacle.</w:t>
        </w:r>
      </w:ins>
    </w:p>
    <w:p w:rsidR="00F8015E" w:rsidRDefault="00F8015E">
      <w:pPr>
        <w:pStyle w:val="Listenabsatz"/>
        <w:numPr>
          <w:ilvl w:val="0"/>
          <w:numId w:val="37"/>
        </w:numPr>
        <w:rPr>
          <w:ins w:id="205" w:author="rolf" w:date="2016-05-01T11:38:00Z"/>
          <w:lang w:val="en-US" w:eastAsia="de-DE"/>
        </w:rPr>
        <w:pPrChange w:id="206" w:author="rolf" w:date="2016-05-01T09:51:00Z">
          <w:pPr/>
        </w:pPrChange>
      </w:pPr>
      <w:ins w:id="207" w:author="rolf" w:date="2016-05-01T11:38:00Z">
        <w:r w:rsidRPr="000E4596">
          <w:rPr>
            <w:lang w:val="en-US" w:eastAsia="de-DE"/>
          </w:rPr>
          <w:t xml:space="preserve">After the meridian flip a new alignment point must be set before the next tile is recorded. </w:t>
        </w:r>
        <w:r>
          <w:rPr>
            <w:lang w:val="en-US" w:eastAsia="de-DE"/>
          </w:rPr>
          <w:t xml:space="preserve">Generally it is a good idea to wait a few minutes until the whole moon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“Correct for Drift” button. If one alignment point was set before the flip and the other one afterwards, mechanical imperfections of the telescope and mounting could lead to very inaccurate drift rates.</w:t>
        </w:r>
      </w:ins>
    </w:p>
    <w:p w:rsidR="00B261F7" w:rsidRDefault="00B7026A">
      <w:pPr>
        <w:pStyle w:val="Listenabsatz"/>
        <w:numPr>
          <w:ilvl w:val="0"/>
          <w:numId w:val="37"/>
        </w:numPr>
        <w:rPr>
          <w:ins w:id="208" w:author="rolf" w:date="2016-05-01T11:10:00Z"/>
          <w:lang w:val="en-US" w:eastAsia="de-DE"/>
        </w:rPr>
        <w:pPrChange w:id="209" w:author="rolf" w:date="2016-05-01T09:51:00Z">
          <w:pPr/>
        </w:pPrChange>
      </w:pPr>
      <w:ins w:id="210" w:author="rolf" w:date="2016-05-01T09:57:00Z">
        <w:r>
          <w:rPr>
            <w:lang w:val="en-US" w:eastAsia="de-DE"/>
          </w:rPr>
          <w:t xml:space="preserve">Videos taken after the meridian flip will be </w:t>
        </w:r>
      </w:ins>
      <w:ins w:id="211" w:author="rolf" w:date="2016-05-01T09:59:00Z">
        <w:r>
          <w:rPr>
            <w:lang w:val="en-US" w:eastAsia="de-DE"/>
          </w:rPr>
          <w:t xml:space="preserve">turned upside-down as compared to the ones taken before the flip. </w:t>
        </w:r>
      </w:ins>
      <w:ins w:id="212" w:author="rolf" w:date="2016-05-01T10:00:00Z">
        <w:r>
          <w:rPr>
            <w:lang w:val="en-US" w:eastAsia="de-DE"/>
          </w:rPr>
          <w:t xml:space="preserve">This </w:t>
        </w:r>
      </w:ins>
      <w:ins w:id="213" w:author="rolf" w:date="2016-05-01T11:39:00Z">
        <w:r w:rsidR="00F8015E">
          <w:rPr>
            <w:lang w:val="en-US" w:eastAsia="de-DE"/>
          </w:rPr>
          <w:t>can</w:t>
        </w:r>
      </w:ins>
      <w:ins w:id="214" w:author="rolf" w:date="2016-05-01T10:00:00Z">
        <w:r>
          <w:rPr>
            <w:lang w:val="en-US" w:eastAsia="de-DE"/>
          </w:rPr>
          <w:t xml:space="preserve"> be corrected during panorama construction </w:t>
        </w:r>
      </w:ins>
      <w:ins w:id="215" w:author="rolf" w:date="2016-05-01T11:39:00Z">
        <w:r w:rsidR="00805646">
          <w:rPr>
            <w:lang w:val="en-US" w:eastAsia="de-DE"/>
          </w:rPr>
          <w:t>later on</w:t>
        </w:r>
      </w:ins>
      <w:ins w:id="216" w:author="rolf" w:date="2016-05-01T10:00:00Z">
        <w:r>
          <w:rPr>
            <w:lang w:val="en-US" w:eastAsia="de-DE"/>
          </w:rPr>
          <w:t xml:space="preserve">. It might </w:t>
        </w:r>
        <w:r>
          <w:rPr>
            <w:lang w:val="en-US" w:eastAsia="de-DE"/>
          </w:rPr>
          <w:lastRenderedPageBreak/>
          <w:t xml:space="preserve">be a good idea </w:t>
        </w:r>
      </w:ins>
      <w:ins w:id="217" w:author="rolf" w:date="2016-05-01T10:03:00Z">
        <w:r>
          <w:rPr>
            <w:lang w:val="en-US" w:eastAsia="de-DE"/>
          </w:rPr>
          <w:t xml:space="preserve">first </w:t>
        </w:r>
      </w:ins>
      <w:ins w:id="218" w:author="rolf" w:date="2016-05-01T10:00:00Z">
        <w:r>
          <w:rPr>
            <w:lang w:val="en-US" w:eastAsia="de-DE"/>
          </w:rPr>
          <w:t xml:space="preserve">to produce partial panoramas </w:t>
        </w:r>
      </w:ins>
      <w:ins w:id="219" w:author="rolf" w:date="2016-05-01T10:01:00Z">
        <w:r>
          <w:rPr>
            <w:lang w:val="en-US" w:eastAsia="de-DE"/>
          </w:rPr>
          <w:t>using all images taken before and after the flip, respectively</w:t>
        </w:r>
      </w:ins>
      <w:ins w:id="220" w:author="rolf" w:date="2016-05-01T10:04:00Z">
        <w:r>
          <w:rPr>
            <w:lang w:val="en-US" w:eastAsia="de-DE"/>
          </w:rPr>
          <w:t xml:space="preserve">. </w:t>
        </w:r>
      </w:ins>
      <w:ins w:id="221" w:author="rolf" w:date="2016-05-01T10:05:00Z">
        <w:r>
          <w:rPr>
            <w:lang w:val="en-US" w:eastAsia="de-DE"/>
          </w:rPr>
          <w:t xml:space="preserve">In a second step </w:t>
        </w:r>
      </w:ins>
      <w:ins w:id="222" w:author="rolf" w:date="2016-05-01T11:40:00Z">
        <w:r w:rsidR="00805646">
          <w:rPr>
            <w:lang w:val="en-US" w:eastAsia="de-DE"/>
          </w:rPr>
          <w:t>one part is turned around and then combined with the other one.</w:t>
        </w:r>
      </w:ins>
    </w:p>
    <w:p w:rsidR="003214BE" w:rsidRPr="00B261F7" w:rsidRDefault="003214BE">
      <w:pPr>
        <w:pStyle w:val="Listenabsatz"/>
        <w:numPr>
          <w:ilvl w:val="0"/>
          <w:numId w:val="37"/>
        </w:numPr>
        <w:rPr>
          <w:lang w:val="en-US" w:eastAsia="de-DE"/>
        </w:rPr>
        <w:pPrChange w:id="223" w:author="rolf" w:date="2016-05-01T11:09:00Z">
          <w:pPr/>
        </w:pPrChange>
      </w:pPr>
      <w:r w:rsidRPr="00B261F7">
        <w:rPr>
          <w:lang w:val="en-US"/>
        </w:rPr>
        <w:br w:type="page"/>
      </w:r>
    </w:p>
    <w:p w:rsidR="002B633A" w:rsidRPr="002B5809" w:rsidRDefault="00C71601" w:rsidP="002B633A">
      <w:pPr>
        <w:pStyle w:val="berschrift2"/>
        <w:numPr>
          <w:ilvl w:val="0"/>
          <w:numId w:val="0"/>
        </w:numPr>
        <w:rPr>
          <w:lang w:val="en-US"/>
        </w:rPr>
      </w:pPr>
      <w:bookmarkStart w:id="224" w:name="_Ref434581650"/>
      <w:bookmarkStart w:id="225" w:name="_Ref436211928"/>
      <w:bookmarkStart w:id="226" w:name="_Ref436228182"/>
      <w:bookmarkStart w:id="227" w:name="_Ref436836357"/>
      <w:bookmarkStart w:id="228" w:name="_Toc447795256"/>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224"/>
      <w:r>
        <w:rPr>
          <w:lang w:val="en-US"/>
        </w:rPr>
        <w:t>g</w:t>
      </w:r>
      <w:bookmarkEnd w:id="225"/>
      <w:bookmarkEnd w:id="226"/>
      <w:bookmarkEnd w:id="227"/>
      <w:bookmarkEnd w:id="228"/>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A21784" w:rsidRPr="002B5809" w:rsidRDefault="00A21784" w:rsidP="00A21784">
      <w:pPr>
        <w:pStyle w:val="Listenabsatz"/>
        <w:numPr>
          <w:ilvl w:val="0"/>
          <w:numId w:val="35"/>
        </w:numPr>
        <w:rPr>
          <w:lang w:val="en-US" w:eastAsia="de-DE"/>
        </w:rPr>
      </w:pPr>
      <w:r w:rsidRPr="002B5809">
        <w:rPr>
          <w:lang w:val="en-US" w:eastAsia="de-DE"/>
        </w:rPr>
        <w:t>ASCOM</w:t>
      </w:r>
    </w:p>
    <w:p w:rsidR="005C3C0C" w:rsidRPr="002B5809" w:rsidRDefault="006376C2" w:rsidP="00A21784">
      <w:pPr>
        <w:rPr>
          <w:lang w:val="en-US" w:eastAsia="de-DE"/>
        </w:rPr>
      </w:pPr>
      <w:r>
        <w:rPr>
          <w:noProof/>
          <w:lang w:eastAsia="de-DE"/>
        </w:rPr>
        <w:drawing>
          <wp:inline distT="0" distB="0" distL="0" distR="0" wp14:anchorId="5EBD25D7" wp14:editId="196197ED">
            <wp:extent cx="5760720" cy="5864860"/>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a_Configuration.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5864860"/>
                    </a:xfrm>
                    <a:prstGeom prst="rect">
                      <a:avLst/>
                    </a:prstGeom>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F95440"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F95440"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AC27B0" w:rsidRPr="002B5809">
              <w:rPr>
                <w:lang w:val="en-US" w:eastAsia="de-DE"/>
              </w:rPr>
              <w:t>)</w:t>
            </w:r>
          </w:p>
        </w:tc>
      </w:tr>
      <w:tr w:rsidR="00A21784" w:rsidRPr="00F95440"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3D7C3E" w:rsidRDefault="003D7C3E" w:rsidP="00A21784">
            <w:pPr>
              <w:rPr>
                <w:lang w:val="en-US" w:eastAsia="de-DE"/>
              </w:rPr>
            </w:pPr>
            <w:r>
              <w:rPr>
                <w:lang w:val="en-US" w:eastAsia="de-DE"/>
              </w:rPr>
              <w:t>Text string of the time zone to which the computer time refers. Valid entries for Europe and the U.S. are:</w:t>
            </w:r>
          </w:p>
          <w:p w:rsidR="00AC27B0" w:rsidRPr="002B5809" w:rsidRDefault="00AC27B0" w:rsidP="00A21784">
            <w:pPr>
              <w:rPr>
                <w:lang w:val="en-US" w:eastAsia="de-DE"/>
              </w:rPr>
            </w:pPr>
            <w:r w:rsidRPr="002B5809">
              <w:rPr>
                <w:lang w:val="en-US" w:eastAsia="de-DE"/>
              </w:rPr>
              <w:t>Europe/Amsterdam, Europe/Andorra, Europe/Athens, Europe/Belgrade, Europe/Berlin, Europe/Bratislava, Europe/Brussels, Europe/Bucharest, Europe/Budapest, Europe/</w:t>
            </w:r>
            <w:proofErr w:type="spellStart"/>
            <w:r w:rsidRPr="002B5809">
              <w:rPr>
                <w:lang w:val="en-US" w:eastAsia="de-DE"/>
              </w:rPr>
              <w:t>Busingen</w:t>
            </w:r>
            <w:proofErr w:type="spellEnd"/>
            <w:r w:rsidRPr="002B5809">
              <w:rPr>
                <w:lang w:val="en-US" w:eastAsia="de-DE"/>
              </w:rPr>
              <w:t>, Europe/Chisinau, Europe/Copenhagen, Europe/Dublin, Europe/Gibraltar, Europe/Guernsey, Europe/Helsinki, Europe/</w:t>
            </w:r>
            <w:proofErr w:type="spellStart"/>
            <w:r w:rsidRPr="002B5809">
              <w:rPr>
                <w:lang w:val="en-US" w:eastAsia="de-DE"/>
              </w:rPr>
              <w:t>Isle_of_Man</w:t>
            </w:r>
            <w:proofErr w:type="spellEnd"/>
            <w:r w:rsidRPr="002B5809">
              <w:rPr>
                <w:lang w:val="en-US" w:eastAsia="de-DE"/>
              </w:rPr>
              <w:t>, Europe/Istanbul, Europe/Jersey, Europe/Kaliningrad, Europe/Kiev, Europe/Lisbon, Europe/Ljubljana, Europe/London, Europe/Luxembourg, Europe/Madrid, Europe/Malta, Europe/</w:t>
            </w:r>
            <w:proofErr w:type="spellStart"/>
            <w:r w:rsidRPr="002B5809">
              <w:rPr>
                <w:lang w:val="en-US" w:eastAsia="de-DE"/>
              </w:rPr>
              <w:t>Mariehamn</w:t>
            </w:r>
            <w:proofErr w:type="spellEnd"/>
            <w:r w:rsidRPr="002B5809">
              <w:rPr>
                <w:lang w:val="en-US" w:eastAsia="de-DE"/>
              </w:rPr>
              <w:t>, Europe/Minsk, Europe/Monaco, Europe/Moscow, Europe/Oslo, Europe/Paris, Europe/Podgorica, Europe/Prague, Europe/Riga, Europe/Rome, Europe/Samara, Europe/</w:t>
            </w:r>
            <w:proofErr w:type="spellStart"/>
            <w:r w:rsidRPr="002B5809">
              <w:rPr>
                <w:lang w:val="en-US" w:eastAsia="de-DE"/>
              </w:rPr>
              <w:t>San_Marino</w:t>
            </w:r>
            <w:proofErr w:type="spellEnd"/>
            <w:r w:rsidRPr="002B5809">
              <w:rPr>
                <w:lang w:val="en-US" w:eastAsia="de-DE"/>
              </w:rPr>
              <w:t>, Europe/Sarajevo, Europe/Simferopol, Europe/Skopje, Europe/Sofia, Europe/Stockholm, Europe/Tallinn, Europe/</w:t>
            </w:r>
            <w:proofErr w:type="spellStart"/>
            <w:r w:rsidRPr="002B5809">
              <w:rPr>
                <w:lang w:val="en-US" w:eastAsia="de-DE"/>
              </w:rPr>
              <w:t>Tirane</w:t>
            </w:r>
            <w:proofErr w:type="spellEnd"/>
            <w:r w:rsidRPr="002B5809">
              <w:rPr>
                <w:lang w:val="en-US" w:eastAsia="de-DE"/>
              </w:rPr>
              <w:t>, Europe/</w:t>
            </w:r>
            <w:proofErr w:type="spellStart"/>
            <w:r w:rsidRPr="002B5809">
              <w:rPr>
                <w:lang w:val="en-US" w:eastAsia="de-DE"/>
              </w:rPr>
              <w:t>Uzhgorod</w:t>
            </w:r>
            <w:proofErr w:type="spellEnd"/>
            <w:r w:rsidRPr="002B5809">
              <w:rPr>
                <w:lang w:val="en-US" w:eastAsia="de-DE"/>
              </w:rPr>
              <w:t>, Europe/Vaduz, Europe/Vatican, Europe/Vienna, Europe/Vilnius, Europe/Volgograd, Europe/Warsaw, Europe/Zagreb, Europe/</w:t>
            </w:r>
            <w:proofErr w:type="spellStart"/>
            <w:r w:rsidRPr="002B5809">
              <w:rPr>
                <w:lang w:val="en-US" w:eastAsia="de-DE"/>
              </w:rPr>
              <w:t>Zaporozhye</w:t>
            </w:r>
            <w:proofErr w:type="spellEnd"/>
            <w:r w:rsidRPr="002B5809">
              <w:rPr>
                <w:lang w:val="en-US" w:eastAsia="de-DE"/>
              </w:rPr>
              <w:t>, Europe/Zurich, GMT, UTC,</w:t>
            </w:r>
          </w:p>
          <w:p w:rsidR="00A21784" w:rsidRPr="002B5809" w:rsidRDefault="00AC27B0" w:rsidP="00A21784">
            <w:pPr>
              <w:rPr>
                <w:lang w:val="en-US" w:eastAsia="de-DE"/>
              </w:rPr>
            </w:pPr>
            <w:r w:rsidRPr="002B5809">
              <w:rPr>
                <w:lang w:val="en-US" w:eastAsia="de-DE"/>
              </w:rPr>
              <w:t>US/Central, US/Eastern, US/Hawaii, US/Mountain, US/Pacific.</w:t>
            </w:r>
          </w:p>
          <w:p w:rsidR="00AC27B0" w:rsidRPr="002B5809" w:rsidRDefault="003D7C3E" w:rsidP="00A21784">
            <w:pPr>
              <w:rPr>
                <w:lang w:val="en-US" w:eastAsia="de-DE"/>
              </w:rPr>
            </w:pPr>
            <w:r>
              <w:rPr>
                <w:lang w:val="en-US" w:eastAsia="de-DE"/>
              </w:rPr>
              <w:t>At the end of the configuration dialog the program checks the validity of the entered text string. If an unknown string has been entered, the user is prompted for correction.</w:t>
            </w:r>
          </w:p>
        </w:tc>
      </w:tr>
    </w:tbl>
    <w:p w:rsidR="00E50E07" w:rsidRPr="002B5809" w:rsidRDefault="00E50E07" w:rsidP="00A21784">
      <w:pPr>
        <w:rPr>
          <w:lang w:val="en-US" w:eastAsia="de-DE"/>
        </w:rPr>
      </w:pPr>
    </w:p>
    <w:p w:rsidR="002B633A" w:rsidRPr="002B5809" w:rsidRDefault="002B633A" w:rsidP="00A21784">
      <w:pPr>
        <w:pStyle w:val="Listenabsatz"/>
        <w:numPr>
          <w:ilvl w:val="0"/>
          <w:numId w:val="39"/>
        </w:numPr>
        <w:spacing w:after="0" w:line="240" w:lineRule="auto"/>
        <w:rPr>
          <w:lang w:val="en-US"/>
        </w:rPr>
      </w:pPr>
      <w:r w:rsidRPr="002B5809">
        <w:rPr>
          <w:lang w:val="en-US"/>
        </w:rPr>
        <w:br w:type="page"/>
      </w:r>
    </w:p>
    <w:p w:rsidR="00E50E07" w:rsidRPr="002B5809" w:rsidRDefault="003D7C3E" w:rsidP="001462E6">
      <w:pPr>
        <w:pStyle w:val="berschrift4"/>
        <w:spacing w:after="240"/>
        <w:rPr>
          <w:lang w:val="en-US"/>
        </w:rPr>
      </w:pPr>
      <w:r>
        <w:rPr>
          <w:lang w:val="en-US"/>
        </w:rPr>
        <w:lastRenderedPageBreak/>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6"/>
        <w:gridCol w:w="7762"/>
      </w:tblGrid>
      <w:tr w:rsidR="00E50E07" w:rsidRPr="002B5809" w:rsidTr="002D5145">
        <w:tc>
          <w:tcPr>
            <w:tcW w:w="1526" w:type="dxa"/>
          </w:tcPr>
          <w:p w:rsidR="00E50E07" w:rsidRPr="002B5809" w:rsidRDefault="00E50E07" w:rsidP="003009E1">
            <w:pPr>
              <w:rPr>
                <w:b/>
                <w:lang w:val="en-US" w:eastAsia="de-DE"/>
              </w:rPr>
            </w:pPr>
            <w:r w:rsidRPr="002B5809">
              <w:rPr>
                <w:b/>
                <w:lang w:val="en-US" w:eastAsia="de-DE"/>
              </w:rPr>
              <w:t>Brand / Name:</w:t>
            </w:r>
          </w:p>
        </w:tc>
        <w:tc>
          <w:tcPr>
            <w:tcW w:w="7762" w:type="dxa"/>
          </w:tcPr>
          <w:p w:rsidR="005C3C0C" w:rsidRDefault="003D7C3E"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p w:rsidR="005C3C0C" w:rsidRPr="002B5809" w:rsidRDefault="003D7C3E" w:rsidP="00377C9B">
            <w:pPr>
              <w:rPr>
                <w:lang w:val="en-US" w:eastAsia="de-DE"/>
              </w:rPr>
            </w:pPr>
            <w:r>
              <w:rPr>
                <w:lang w:val="en-US" w:eastAsia="de-DE"/>
              </w:rPr>
              <w:t>The sub-dialog for entering new models or editing existing ones additionally contains the following parameters:</w:t>
            </w:r>
          </w:p>
          <w:p w:rsidR="00377C9B" w:rsidRPr="002B5809" w:rsidRDefault="005C3C0C" w:rsidP="00377C9B">
            <w:pPr>
              <w:rPr>
                <w:lang w:val="en-US" w:eastAsia="de-DE"/>
              </w:rPr>
            </w:pPr>
            <w:r w:rsidRPr="002B5809">
              <w:rPr>
                <w:noProof/>
                <w:lang w:eastAsia="de-DE"/>
              </w:rPr>
              <w:drawing>
                <wp:inline distT="0" distB="0" distL="0" distR="0" wp14:anchorId="500E2B60" wp14:editId="4AA2D844">
                  <wp:extent cx="4778828" cy="2970174"/>
                  <wp:effectExtent l="0" t="0" r="3175"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_configuration.PNG"/>
                          <pic:cNvPicPr/>
                        </pic:nvPicPr>
                        <pic:blipFill>
                          <a:blip r:embed="rId24">
                            <a:extLst>
                              <a:ext uri="{28A0092B-C50C-407E-A947-70E740481C1C}">
                                <a14:useLocalDpi xmlns:a14="http://schemas.microsoft.com/office/drawing/2010/main" val="0"/>
                              </a:ext>
                            </a:extLst>
                          </a:blip>
                          <a:stretch>
                            <a:fillRect/>
                          </a:stretch>
                        </pic:blipFill>
                        <pic:spPr>
                          <a:xfrm>
                            <a:off x="0" y="0"/>
                            <a:ext cx="4788591" cy="2976242"/>
                          </a:xfrm>
                          <a:prstGeom prst="rect">
                            <a:avLst/>
                          </a:prstGeom>
                        </pic:spPr>
                      </pic:pic>
                    </a:graphicData>
                  </a:graphic>
                </wp:inline>
              </w:drawing>
            </w:r>
          </w:p>
        </w:tc>
      </w:tr>
      <w:tr w:rsidR="00E50E07" w:rsidRPr="00F95440" w:rsidTr="002D5145">
        <w:tc>
          <w:tcPr>
            <w:tcW w:w="1526"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7762"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Please note that the value is given in millimeters, not in microns.</w:t>
            </w:r>
          </w:p>
        </w:tc>
      </w:tr>
      <w:tr w:rsidR="00E50E07" w:rsidRPr="00F95440" w:rsidTr="002D5145">
        <w:tc>
          <w:tcPr>
            <w:tcW w:w="1526" w:type="dxa"/>
          </w:tcPr>
          <w:p w:rsidR="00E50E07" w:rsidRPr="002B5809" w:rsidRDefault="00377C9B" w:rsidP="003009E1">
            <w:pPr>
              <w:rPr>
                <w:b/>
                <w:lang w:val="en-US" w:eastAsia="de-DE"/>
              </w:rPr>
            </w:pPr>
            <w:r w:rsidRPr="002B5809">
              <w:rPr>
                <w:b/>
                <w:lang w:val="en-US" w:eastAsia="de-DE"/>
              </w:rPr>
              <w:t>Pixel count horizontal / vertical:</w:t>
            </w:r>
          </w:p>
        </w:tc>
        <w:tc>
          <w:tcPr>
            <w:tcW w:w="7762"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E50E07" w:rsidRPr="00F95440" w:rsidTr="002D5145">
        <w:tc>
          <w:tcPr>
            <w:tcW w:w="1526"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7762" w:type="dxa"/>
          </w:tcPr>
          <w:p w:rsidR="00E50E07" w:rsidRPr="002B5809" w:rsidRDefault="00CF5E6D" w:rsidP="00041958">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lost. Too large a value unnecessarily increases the number of tiles to be recorded.</w:t>
            </w:r>
          </w:p>
        </w:tc>
      </w:tr>
      <w:tr w:rsidR="00EE6621" w:rsidRPr="00F95440" w:rsidTr="002D5145">
        <w:tc>
          <w:tcPr>
            <w:tcW w:w="1526" w:type="dxa"/>
          </w:tcPr>
          <w:p w:rsidR="00EE6621" w:rsidRPr="002B5809" w:rsidRDefault="00EE6621" w:rsidP="003009E1">
            <w:pPr>
              <w:rPr>
                <w:b/>
                <w:lang w:val="en-US" w:eastAsia="de-DE"/>
              </w:rPr>
            </w:pPr>
            <w:r w:rsidRPr="002B5809">
              <w:rPr>
                <w:b/>
                <w:lang w:val="en-US" w:eastAsia="de-DE"/>
              </w:rPr>
              <w:t>Tile overlap pixels:</w:t>
            </w:r>
          </w:p>
        </w:tc>
        <w:tc>
          <w:tcPr>
            <w:tcW w:w="7762"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E50E07" w:rsidRPr="002B5809" w:rsidRDefault="00E50E07">
      <w:pPr>
        <w:spacing w:after="0" w:line="240" w:lineRule="auto"/>
        <w:rPr>
          <w:lang w:val="en-US"/>
        </w:rPr>
      </w:pPr>
    </w:p>
    <w:p w:rsidR="003B22AF" w:rsidRPr="002B5809" w:rsidRDefault="004D7A4F" w:rsidP="001462E6">
      <w:pPr>
        <w:pStyle w:val="berschrift4"/>
        <w:spacing w:after="240"/>
        <w:rPr>
          <w:lang w:val="en-US"/>
        </w:rPr>
      </w:pPr>
      <w:r>
        <w:rPr>
          <w:lang w:val="en-US"/>
        </w:rPr>
        <w:lastRenderedPageBreak/>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95440" w:rsidTr="003009E1">
        <w:tc>
          <w:tcPr>
            <w:tcW w:w="2660" w:type="dxa"/>
          </w:tcPr>
          <w:p w:rsidR="003B22AF" w:rsidRPr="002B5809" w:rsidRDefault="003B22AF" w:rsidP="003009E1">
            <w:pPr>
              <w:rPr>
                <w:b/>
                <w:lang w:val="en-US" w:eastAsia="de-DE"/>
              </w:rPr>
            </w:pPr>
            <w:r w:rsidRPr="002B5809">
              <w:rPr>
                <w:b/>
                <w:lang w:val="en-US" w:eastAsia="de-DE"/>
              </w:rPr>
              <w:t>Focal length:</w:t>
            </w:r>
          </w:p>
        </w:tc>
        <w:tc>
          <w:tcPr>
            <w:tcW w:w="6552" w:type="dxa"/>
          </w:tcPr>
          <w:p w:rsidR="003B22AF" w:rsidRPr="002B5809"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5766C8" w:rsidRPr="002B5809">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AE5EBB">
              <w:rPr>
                <w:lang w:val="en-US"/>
              </w:rPr>
              <w:t>Appendix C: Determination of the Focal Length of the System</w:t>
            </w:r>
            <w:r w:rsidR="00D34344">
              <w:rPr>
                <w:lang w:val="en-US" w:eastAsia="de-DE"/>
              </w:rPr>
              <w:fldChar w:fldCharType="end"/>
            </w:r>
            <w:proofErr w:type="gramStart"/>
            <w:r w:rsidR="005766C8" w:rsidRPr="002B5809">
              <w:rPr>
                <w:lang w:val="en-US" w:eastAsia="de-DE"/>
              </w:rPr>
              <w:t xml:space="preserve">“ </w:t>
            </w:r>
            <w:r>
              <w:rPr>
                <w:lang w:val="en-US" w:eastAsia="de-DE"/>
              </w:rPr>
              <w:t>it</w:t>
            </w:r>
            <w:proofErr w:type="gramEnd"/>
            <w:r>
              <w:rPr>
                <w:lang w:val="en-US" w:eastAsia="de-DE"/>
              </w:rPr>
              <w:t xml:space="preserve"> is shown how the focal length can be determined experimentally.</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F95440" w:rsidTr="003009E1">
        <w:tc>
          <w:tcPr>
            <w:tcW w:w="2660" w:type="dxa"/>
          </w:tcPr>
          <w:p w:rsidR="000262B4" w:rsidRPr="002B5809" w:rsidRDefault="000262B4" w:rsidP="003B22AF">
            <w:pPr>
              <w:rPr>
                <w:b/>
                <w:lang w:val="en-US" w:eastAsia="de-DE"/>
              </w:rPr>
            </w:pPr>
            <w:r w:rsidRPr="002B5809">
              <w:rPr>
                <w:b/>
                <w:lang w:val="en-US" w:eastAsia="de-DE"/>
              </w:rPr>
              <w:t>Write session protocol:</w:t>
            </w:r>
          </w:p>
        </w:tc>
        <w:tc>
          <w:tcPr>
            <w:tcW w:w="6552" w:type="dxa"/>
          </w:tcPr>
          <w:p w:rsidR="000262B4" w:rsidRPr="002B5809" w:rsidRDefault="00D34344" w:rsidP="003009E1">
            <w:pPr>
              <w:rPr>
                <w:lang w:val="en-US" w:eastAsia="de-DE"/>
              </w:rPr>
            </w:pPr>
            <w:r>
              <w:rPr>
                <w:lang w:val="en-US" w:eastAsia="de-DE"/>
              </w:rPr>
              <w:t>“True” if all activities during program execution are to be logged in detail (including time stamps), otherwise “False”.</w:t>
            </w:r>
          </w:p>
        </w:tc>
      </w:tr>
      <w:tr w:rsidR="000262B4" w:rsidRPr="00F95440" w:rsidTr="003009E1">
        <w:tc>
          <w:tcPr>
            <w:tcW w:w="2660" w:type="dxa"/>
          </w:tcPr>
          <w:p w:rsidR="000262B4" w:rsidRPr="002B5809" w:rsidRDefault="000262B4" w:rsidP="003B22AF">
            <w:pPr>
              <w:rPr>
                <w:b/>
                <w:lang w:val="en-US" w:eastAsia="de-DE"/>
              </w:rPr>
            </w:pPr>
            <w:r w:rsidRPr="002B5809">
              <w:rPr>
                <w:b/>
                <w:lang w:val="en-US" w:eastAsia="de-DE"/>
              </w:rPr>
              <w:t>Write protocol to file:</w:t>
            </w:r>
          </w:p>
        </w:tc>
        <w:tc>
          <w:tcPr>
            <w:tcW w:w="6552" w:type="dxa"/>
          </w:tcPr>
          <w:p w:rsidR="000262B4" w:rsidRPr="002B5809" w:rsidRDefault="00D34344" w:rsidP="00D34344">
            <w:pPr>
              <w:rPr>
                <w:lang w:val="en-US" w:eastAsia="de-DE"/>
              </w:rPr>
            </w:pPr>
            <w:r>
              <w:rPr>
                <w:lang w:val="en-US" w:eastAsia="de-DE"/>
              </w:rPr>
              <w:t xml:space="preserve">“True” if the protocol should be written into the file named </w:t>
            </w:r>
            <w:r w:rsidR="000262B4" w:rsidRPr="002B5809">
              <w:rPr>
                <w:lang w:val="en-US" w:eastAsia="de-DE"/>
              </w:rPr>
              <w:t>„MoonPanoramaMaker.log</w:t>
            </w:r>
            <w:proofErr w:type="gramStart"/>
            <w:r w:rsidR="000262B4" w:rsidRPr="002B5809">
              <w:rPr>
                <w:lang w:val="en-US" w:eastAsia="de-DE"/>
              </w:rPr>
              <w:t xml:space="preserve">“ </w:t>
            </w:r>
            <w:r>
              <w:rPr>
                <w:lang w:val="en-US" w:eastAsia="de-DE"/>
              </w:rPr>
              <w:t>in</w:t>
            </w:r>
            <w:proofErr w:type="gramEnd"/>
            <w:r>
              <w:rPr>
                <w:lang w:val="en-US" w:eastAsia="de-DE"/>
              </w:rPr>
              <w:t xml:space="preserve"> the user’s home directory (in append mode), “False” if the protocol is to be written to standard output.</w:t>
            </w:r>
          </w:p>
        </w:tc>
      </w:tr>
      <w:tr w:rsidR="003B22AF" w:rsidRPr="00F95440" w:rsidTr="003009E1">
        <w:tc>
          <w:tcPr>
            <w:tcW w:w="2660" w:type="dxa"/>
          </w:tcPr>
          <w:p w:rsidR="003B22AF" w:rsidRPr="002B5809" w:rsidRDefault="003B22AF" w:rsidP="003B22AF">
            <w:pPr>
              <w:rPr>
                <w:b/>
                <w:lang w:val="en-US" w:eastAsia="de-DE"/>
              </w:rPr>
            </w:pPr>
            <w:r w:rsidRPr="002B5809">
              <w:rPr>
                <w:b/>
                <w:lang w:val="en-US" w:eastAsia="de-DE"/>
              </w:rPr>
              <w:t>Limb first:</w:t>
            </w:r>
          </w:p>
        </w:tc>
        <w:tc>
          <w:tcPr>
            <w:tcW w:w="6552" w:type="dxa"/>
          </w:tcPr>
          <w:p w:rsidR="003B22AF" w:rsidRPr="002B5809" w:rsidRDefault="00D34344" w:rsidP="003009E1">
            <w:pPr>
              <w:rPr>
                <w:lang w:val="en-US" w:eastAsia="de-DE"/>
              </w:rPr>
            </w:pPr>
            <w:r>
              <w:rPr>
                <w:lang w:val="en-US" w:eastAsia="de-DE"/>
              </w:rPr>
              <w:t>“True” if the tiles at the bright Moon limb are to be recorded first, “False” otherwise.</w:t>
            </w:r>
          </w:p>
        </w:tc>
      </w:tr>
      <w:tr w:rsidR="003B22AF" w:rsidRPr="00F95440"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3B22AF" w:rsidRDefault="00D34344" w:rsidP="003009E1">
            <w:pPr>
              <w:rPr>
                <w:lang w:val="en-US" w:eastAsia="de-DE"/>
              </w:rPr>
            </w:pPr>
            <w:r>
              <w:rPr>
                <w:lang w:val="en-US" w:eastAsia="de-DE"/>
              </w:rPr>
              <w:t xml:space="preserve">“True”: Automatic camera control via </w:t>
            </w:r>
            <w:proofErr w:type="spellStart"/>
            <w:r>
              <w:rPr>
                <w:lang w:val="en-US" w:eastAsia="de-DE"/>
              </w:rPr>
              <w:t>FireCapture</w:t>
            </w:r>
            <w:proofErr w:type="spellEnd"/>
            <w:r>
              <w:rPr>
                <w:lang w:val="en-US" w:eastAsia="de-DE"/>
              </w:rPr>
              <w:t xml:space="preserve">. In this case the </w:t>
            </w:r>
            <w:proofErr w:type="spellStart"/>
            <w:r>
              <w:rPr>
                <w:lang w:val="en-US" w:eastAsia="de-DE"/>
              </w:rPr>
              <w:t>FireCapture</w:t>
            </w:r>
            <w:proofErr w:type="spellEnd"/>
            <w:r>
              <w:rPr>
                <w:lang w:val="en-US" w:eastAsia="de-DE"/>
              </w:rPr>
              <w:t xml:space="preserve"> program must be started before the </w:t>
            </w:r>
            <w:r w:rsidR="00041958">
              <w:rPr>
                <w:lang w:val="en-US" w:eastAsia="de-DE"/>
              </w:rPr>
              <w:t>recording workflow begins,</w:t>
            </w:r>
            <w:r w:rsidR="00133F61">
              <w:rPr>
                <w:lang w:val="en-US" w:eastAsia="de-DE"/>
              </w:rPr>
              <w:t xml:space="preserve"> and in </w:t>
            </w:r>
            <w:proofErr w:type="spellStart"/>
            <w:r w:rsidR="00133F61">
              <w:rPr>
                <w:lang w:val="en-US" w:eastAsia="de-DE"/>
              </w:rPr>
              <w:t>FireCapture</w:t>
            </w:r>
            <w:r w:rsidR="007A4275">
              <w:rPr>
                <w:lang w:val="en-US" w:eastAsia="de-DE"/>
              </w:rPr>
              <w:t>’s</w:t>
            </w:r>
            <w:proofErr w:type="spellEnd"/>
            <w:r w:rsidR="00133F61">
              <w:rPr>
                <w:lang w:val="en-US" w:eastAsia="de-DE"/>
              </w:rPr>
              <w:t xml:space="preserve"> “</w:t>
            </w:r>
            <w:proofErr w:type="spellStart"/>
            <w:r w:rsidR="007A4275">
              <w:rPr>
                <w:lang w:val="en-US" w:eastAsia="de-DE"/>
              </w:rPr>
              <w:t>PreProcessing</w:t>
            </w:r>
            <w:proofErr w:type="spellEnd"/>
            <w:r w:rsidR="00133F61">
              <w:rPr>
                <w:lang w:val="en-US" w:eastAsia="de-DE"/>
              </w:rPr>
              <w:t xml:space="preserve">” </w:t>
            </w:r>
            <w:r w:rsidR="007A4275">
              <w:rPr>
                <w:lang w:val="en-US" w:eastAsia="de-DE"/>
              </w:rPr>
              <w:t xml:space="preserve">menu </w:t>
            </w:r>
            <w:r w:rsidR="00133F61">
              <w:rPr>
                <w:lang w:val="en-US" w:eastAsia="de-DE"/>
              </w:rPr>
              <w:t>the entry “</w:t>
            </w:r>
            <w:proofErr w:type="spellStart"/>
            <w:r w:rsidR="00133F61">
              <w:rPr>
                <w:lang w:val="en-US" w:eastAsia="de-DE"/>
              </w:rPr>
              <w:t>MoonPanormaMaker</w:t>
            </w:r>
            <w:proofErr w:type="spellEnd"/>
            <w:r w:rsidR="00133F61">
              <w:rPr>
                <w:lang w:val="en-US" w:eastAsia="de-DE"/>
              </w:rPr>
              <w:t>” must be selected.</w:t>
            </w:r>
            <w:r w:rsidR="00534854">
              <w:rPr>
                <w:lang w:val="en-US" w:eastAsia="de-DE"/>
              </w:rPr>
              <w:t xml:space="preserve"> Camera parameters, such as exposure time, total frame count, data storage location etc., are set via </w:t>
            </w:r>
            <w:proofErr w:type="spellStart"/>
            <w:r w:rsidR="00534854">
              <w:rPr>
                <w:lang w:val="en-US" w:eastAsia="de-DE"/>
              </w:rPr>
              <w:t>FireCapture’s</w:t>
            </w:r>
            <w:proofErr w:type="spellEnd"/>
            <w:r w:rsidR="00534854">
              <w:rPr>
                <w:lang w:val="en-US" w:eastAsia="de-DE"/>
              </w:rPr>
              <w:t xml:space="preserve"> user interface.</w:t>
            </w:r>
          </w:p>
          <w:p w:rsidR="005E1A75" w:rsidRPr="002B5809" w:rsidRDefault="00133F61" w:rsidP="003A5E4E">
            <w:pPr>
              <w:rPr>
                <w:lang w:val="en-US" w:eastAsia="de-DE"/>
              </w:rPr>
            </w:pPr>
            <w:r>
              <w:rPr>
                <w:lang w:val="en-US" w:eastAsia="de-DE"/>
              </w:rPr>
              <w:t xml:space="preserve">“False”: </w:t>
            </w:r>
            <w:proofErr w:type="spellStart"/>
            <w:r>
              <w:rPr>
                <w:lang w:val="en-US" w:eastAsia="de-DE"/>
              </w:rPr>
              <w:t>MoonPanoramaMaker</w:t>
            </w:r>
            <w:proofErr w:type="spellEnd"/>
            <w:r>
              <w:rPr>
                <w:lang w:val="en-US" w:eastAsia="de-DE"/>
              </w:rPr>
              <w:t xml:space="preserve"> for each tile requests the user to trigger the camera</w:t>
            </w:r>
            <w:r w:rsidR="00041958">
              <w:rPr>
                <w:lang w:val="en-US" w:eastAsia="de-DE"/>
              </w:rPr>
              <w:t xml:space="preserve"> manually</w:t>
            </w:r>
            <w:r>
              <w:rPr>
                <w:lang w:val="en-US" w:eastAsia="de-DE"/>
              </w:rPr>
              <w:t>.</w:t>
            </w:r>
          </w:p>
        </w:tc>
      </w:tr>
      <w:tr w:rsidR="003B22AF" w:rsidRPr="00F95440" w:rsidTr="003009E1">
        <w:tc>
          <w:tcPr>
            <w:tcW w:w="2660" w:type="dxa"/>
          </w:tcPr>
          <w:p w:rsidR="003B22AF" w:rsidRPr="002B5809" w:rsidRDefault="003B22AF" w:rsidP="003009E1">
            <w:pPr>
              <w:rPr>
                <w:b/>
                <w:lang w:val="en-US" w:eastAsia="de-DE"/>
              </w:rPr>
            </w:pPr>
            <w:r w:rsidRPr="002B5809">
              <w:rPr>
                <w:b/>
                <w:lang w:val="en-US" w:eastAsia="de-DE"/>
              </w:rPr>
              <w:t>Camera trigger delay:</w:t>
            </w:r>
          </w:p>
        </w:tc>
        <w:tc>
          <w:tcPr>
            <w:tcW w:w="6552" w:type="dxa"/>
          </w:tcPr>
          <w:p w:rsidR="003B22AF" w:rsidRPr="002B5809" w:rsidRDefault="00133F61" w:rsidP="00092D0C">
            <w:pPr>
              <w:rPr>
                <w:lang w:val="en-US" w:eastAsia="de-DE"/>
              </w:rPr>
            </w:pPr>
            <w:r>
              <w:rPr>
                <w:lang w:val="en-US" w:eastAsia="de-DE"/>
              </w:rPr>
              <w:t>Time in seconds between moving the telescope to a new tile and triggering the camera (has no effect if “Camera automation” is set to “False”).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F95440"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3009E1">
            <w:pPr>
              <w:rPr>
                <w:lang w:val="en-US" w:eastAsia="de-DE"/>
              </w:rPr>
            </w:pPr>
            <w:r>
              <w:rPr>
                <w:lang w:val="en-US" w:eastAsia="de-DE"/>
              </w:rPr>
              <w:t xml:space="preserve">Size (in points) of the tile numbers in the “Tile Arrangement” window. Large values in case of a fine tessellation </w:t>
            </w:r>
            <w:r w:rsidR="00686F1A">
              <w:rPr>
                <w:lang w:val="en-US" w:eastAsia="de-DE"/>
              </w:rPr>
              <w:t>can cause overlapping labels.</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A11A2">
            <w:pPr>
              <w:rPr>
                <w:lang w:val="en-US" w:eastAsia="de-DE"/>
              </w:rPr>
            </w:pPr>
            <w:r>
              <w:rPr>
                <w:lang w:val="en-US" w:eastAsia="de-DE"/>
              </w:rPr>
              <w:t xml:space="preserve">This parameter causes the tile numbers to be printed centrally (value = 0.) or shifted horizontally (maximal shift for value = 1.) into the tiles. In the case of large tile overlaps shifting the labels can help avoiding </w:t>
            </w:r>
            <w:r>
              <w:rPr>
                <w:lang w:val="en-US" w:eastAsia="de-DE"/>
              </w:rPr>
              <w:lastRenderedPageBreak/>
              <w:t>that labels overlap in print.</w:t>
            </w:r>
          </w:p>
        </w:tc>
      </w:tr>
    </w:tbl>
    <w:p w:rsidR="001462E6" w:rsidRPr="002B5809" w:rsidRDefault="001462E6" w:rsidP="001462E6">
      <w:pPr>
        <w:rPr>
          <w:lang w:val="en-US"/>
        </w:rPr>
      </w:pPr>
    </w:p>
    <w:p w:rsidR="003B22AF" w:rsidRPr="002B5809" w:rsidRDefault="003B22AF" w:rsidP="001462E6">
      <w:pPr>
        <w:pStyle w:val="berschrift4"/>
        <w:spacing w:after="240"/>
        <w:rPr>
          <w:lang w:val="en-US"/>
        </w:rPr>
      </w:pPr>
      <w:r w:rsidRPr="002B5809">
        <w:rPr>
          <w:lang w:val="en-US"/>
        </w:rPr>
        <w:t>ASCOM</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5E1A75" w:rsidRPr="00F95440" w:rsidTr="003009E1">
        <w:tc>
          <w:tcPr>
            <w:tcW w:w="2660" w:type="dxa"/>
          </w:tcPr>
          <w:p w:rsidR="005E1A75" w:rsidRPr="002B5809" w:rsidRDefault="005E1A75" w:rsidP="003009E1">
            <w:pPr>
              <w:rPr>
                <w:b/>
                <w:lang w:val="en-US" w:eastAsia="de-DE"/>
              </w:rPr>
            </w:pPr>
            <w:r w:rsidRPr="002B5809">
              <w:rPr>
                <w:b/>
                <w:lang w:val="en-US" w:eastAsia="de-DE"/>
              </w:rPr>
              <w:t>Chooser:</w:t>
            </w:r>
          </w:p>
        </w:tc>
        <w:tc>
          <w:tcPr>
            <w:tcW w:w="6552" w:type="dxa"/>
          </w:tcPr>
          <w:p w:rsidR="005E1A75" w:rsidRPr="002B5809" w:rsidRDefault="00686F1A" w:rsidP="00927C6C">
            <w:pPr>
              <w:rPr>
                <w:lang w:val="en-US" w:eastAsia="de-DE"/>
              </w:rPr>
            </w:pPr>
            <w:r>
              <w:rPr>
                <w:lang w:val="en-US" w:eastAsia="de-DE"/>
              </w:rPr>
              <w:t>Path name of the GUI program to be used for choosing the ASCOM hub.</w:t>
            </w:r>
            <w:r w:rsidR="00927C6C">
              <w:rPr>
                <w:lang w:val="en-US" w:eastAsia="de-DE"/>
              </w:rPr>
              <w:t xml:space="preserve"> In most cases it is okay to use the preselected program which comes with the ASCOM platform.</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Hub:</w:t>
            </w:r>
          </w:p>
        </w:tc>
        <w:tc>
          <w:tcPr>
            <w:tcW w:w="6552" w:type="dxa"/>
          </w:tcPr>
          <w:p w:rsidR="005E1A75" w:rsidRPr="002B5809" w:rsidRDefault="00686F1A" w:rsidP="009D6B86">
            <w:pPr>
              <w:rPr>
                <w:lang w:val="en-US" w:eastAsia="de-DE"/>
              </w:rPr>
            </w:pPr>
            <w:r>
              <w:rPr>
                <w:lang w:val="en-US" w:eastAsia="de-DE"/>
              </w:rPr>
              <w:t>Default name of the ASCOM hub (e.g. POTH). This name is pre-selected in the drop-down list of the chooser. This is convenient because in most cases the user just has to press “enter” when the chooser appears.</w:t>
            </w:r>
          </w:p>
        </w:tc>
      </w:tr>
      <w:tr w:rsidR="00A02D5D" w:rsidRPr="00064610" w:rsidTr="003009E1">
        <w:tc>
          <w:tcPr>
            <w:tcW w:w="2660" w:type="dxa"/>
          </w:tcPr>
          <w:p w:rsidR="00A02D5D" w:rsidRPr="002B5809" w:rsidRDefault="00A02D5D" w:rsidP="003009E1">
            <w:pPr>
              <w:rPr>
                <w:b/>
                <w:lang w:val="en-US" w:eastAsia="de-DE"/>
              </w:rPr>
            </w:pPr>
            <w:r>
              <w:rPr>
                <w:b/>
                <w:lang w:val="en-US" w:eastAsia="de-DE"/>
              </w:rPr>
              <w:t>Guide pulse duration:</w:t>
            </w:r>
          </w:p>
        </w:tc>
        <w:tc>
          <w:tcPr>
            <w:tcW w:w="6552" w:type="dxa"/>
          </w:tcPr>
          <w:p w:rsidR="00A02D5D" w:rsidRDefault="00A02D5D" w:rsidP="008F1D13">
            <w:pPr>
              <w:rPr>
                <w:lang w:val="en-US" w:eastAsia="de-DE"/>
              </w:rPr>
            </w:pPr>
            <w:r>
              <w:rPr>
                <w:lang w:val="en-US" w:eastAsia="de-DE"/>
              </w:rPr>
              <w:t xml:space="preserve">Duration of single pointing corrections in northern, southern, eastern and western direction. The user can issue corrections </w:t>
            </w:r>
            <w:r w:rsidR="008F1D13">
              <w:rPr>
                <w:lang w:val="en-US" w:eastAsia="de-DE"/>
              </w:rPr>
              <w:t xml:space="preserve">manually </w:t>
            </w:r>
            <w:r>
              <w:rPr>
                <w:lang w:val="en-US" w:eastAsia="de-DE"/>
              </w:rPr>
              <w:t>by pressing the arrow keys of the computer keyboard (</w:t>
            </w:r>
            <w:r w:rsidR="008F1D13">
              <w:rPr>
                <w:lang w:val="en-US" w:eastAsia="de-DE"/>
              </w:rPr>
              <w:t>continuous operation by keeping a key pressed). Automatic corrections are generated for guiding during video exposures.</w:t>
            </w:r>
            <w:r>
              <w:rPr>
                <w:lang w:val="en-US" w:eastAsia="de-DE"/>
              </w:rPr>
              <w:t xml:space="preserve"> </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Wait interval:</w:t>
            </w:r>
          </w:p>
        </w:tc>
        <w:tc>
          <w:tcPr>
            <w:tcW w:w="6552" w:type="dxa"/>
          </w:tcPr>
          <w:p w:rsidR="005E1A75" w:rsidRPr="002B5809" w:rsidRDefault="00686F1A" w:rsidP="009D6B86">
            <w:pPr>
              <w:rPr>
                <w:lang w:val="en-US" w:eastAsia="de-DE"/>
              </w:rPr>
            </w:pPr>
            <w:r>
              <w:rPr>
                <w:lang w:val="en-US" w:eastAsia="de-DE"/>
              </w:rPr>
              <w:t>Looking up the current coordinates where the telescope mount points to is implemented as an iterative loop</w:t>
            </w:r>
            <w:r w:rsidR="00BD0F44">
              <w:rPr>
                <w:lang w:val="en-US" w:eastAsia="de-DE"/>
              </w:rPr>
              <w:t>. The loop finishes when the readouts stop changing. This way it is avoided that a moving mount “on its way” returns some intermediate readouts. The parameter sets the length of one iteration</w:t>
            </w:r>
            <w:r w:rsidR="00C12057">
              <w:rPr>
                <w:lang w:val="en-US" w:eastAsia="de-DE"/>
              </w:rPr>
              <w:t xml:space="preserve"> step</w:t>
            </w:r>
            <w:r w:rsidR="00BD0F44">
              <w:rPr>
                <w:lang w:val="en-US" w:eastAsia="de-DE"/>
              </w:rPr>
              <w:t xml:space="preserve"> (in seconds). </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Polling interval:</w:t>
            </w:r>
          </w:p>
        </w:tc>
        <w:tc>
          <w:tcPr>
            <w:tcW w:w="6552" w:type="dxa"/>
          </w:tcPr>
          <w:p w:rsidR="005E1A75" w:rsidRPr="002B5809" w:rsidRDefault="00C12057" w:rsidP="009F023D">
            <w:pPr>
              <w:rPr>
                <w:lang w:val="en-US" w:eastAsia="de-DE"/>
              </w:rPr>
            </w:pPr>
            <w:r>
              <w:rPr>
                <w:lang w:val="en-US" w:eastAsia="de-DE"/>
              </w:rPr>
              <w:t>Control of the telescope mount is implemented as a separate thread. The main program writes positioning and query instructions into a queue which is processed asynchronously by the control thread. The “Polling interval” defines how often the control thread checks the queue for new instructions. Too short an interval increases the processor load, while a long interval reduces the responsiveness.</w:t>
            </w:r>
          </w:p>
        </w:tc>
      </w:tr>
      <w:tr w:rsidR="005E1A75" w:rsidRPr="00F95440" w:rsidTr="003009E1">
        <w:tc>
          <w:tcPr>
            <w:tcW w:w="2660" w:type="dxa"/>
          </w:tcPr>
          <w:p w:rsidR="005E1A75" w:rsidRPr="002B5809" w:rsidRDefault="005E1A75" w:rsidP="003009E1">
            <w:pPr>
              <w:rPr>
                <w:b/>
                <w:lang w:val="en-US" w:eastAsia="de-DE"/>
              </w:rPr>
            </w:pPr>
            <w:r w:rsidRPr="002B5809">
              <w:rPr>
                <w:b/>
                <w:lang w:val="en-US" w:eastAsia="de-DE"/>
              </w:rPr>
              <w:t>Telescope position lookup precision:</w:t>
            </w:r>
          </w:p>
        </w:tc>
        <w:tc>
          <w:tcPr>
            <w:tcW w:w="6552" w:type="dxa"/>
          </w:tcPr>
          <w:p w:rsidR="005E1A75" w:rsidRPr="002B5809" w:rsidRDefault="00C12057" w:rsidP="003009E1">
            <w:pPr>
              <w:rPr>
                <w:lang w:val="en-US" w:eastAsia="de-DE"/>
              </w:rPr>
            </w:pPr>
            <w:r>
              <w:rPr>
                <w:lang w:val="en-US" w:eastAsia="de-DE"/>
              </w:rPr>
              <w:t>As explained for the “Wait interval” parameter, the mount position lookup is implemented iteratively. Two consecutive readouts are interpreted as being “equal” if their difference both in right ascension and decli</w:t>
            </w:r>
            <w:r w:rsidR="005E7628">
              <w:rPr>
                <w:lang w:val="en-US" w:eastAsia="de-DE"/>
              </w:rPr>
              <w:t xml:space="preserve">nation is not greater than specified by this parameter (in arc seconds). For some telescope mounts (e.g. Vixen Sphinx </w:t>
            </w:r>
            <w:proofErr w:type="spellStart"/>
            <w:r w:rsidR="005E7628">
              <w:rPr>
                <w:lang w:val="en-US" w:eastAsia="de-DE"/>
              </w:rPr>
              <w:t>NexSXD</w:t>
            </w:r>
            <w:proofErr w:type="spellEnd"/>
            <w:r w:rsidR="005E7628">
              <w:rPr>
                <w:lang w:val="en-US" w:eastAsia="de-DE"/>
              </w:rPr>
              <w:t xml:space="preserve">) the readout keeps on changing in very small erratic steps even if it is running in constant </w:t>
            </w:r>
            <w:proofErr w:type="spellStart"/>
            <w:r w:rsidR="005E7628">
              <w:rPr>
                <w:lang w:val="en-US" w:eastAsia="de-DE"/>
              </w:rPr>
              <w:t>siderial</w:t>
            </w:r>
            <w:proofErr w:type="spellEnd"/>
            <w:r w:rsidR="005E7628">
              <w:rPr>
                <w:lang w:val="en-US" w:eastAsia="de-DE"/>
              </w:rPr>
              <w:t xml:space="preserve"> tracking mode. In this case, too small a value can cause an infinite loop.</w:t>
            </w:r>
          </w:p>
        </w:tc>
      </w:tr>
    </w:tbl>
    <w:p w:rsidR="005E1A75" w:rsidRPr="002B5809" w:rsidRDefault="005E1A75">
      <w:pPr>
        <w:spacing w:after="0" w:line="240" w:lineRule="auto"/>
        <w:rPr>
          <w:lang w:val="en-US"/>
        </w:rPr>
      </w:pPr>
    </w:p>
    <w:p w:rsidR="002B633A" w:rsidRPr="002B5809" w:rsidRDefault="00E50E07" w:rsidP="00884C22">
      <w:pPr>
        <w:spacing w:after="0" w:line="240" w:lineRule="auto"/>
        <w:rPr>
          <w:lang w:val="en-US"/>
        </w:rPr>
      </w:pPr>
      <w:r w:rsidRPr="002B5809">
        <w:rPr>
          <w:lang w:val="en-US"/>
        </w:rPr>
        <w:br w:type="page"/>
      </w:r>
    </w:p>
    <w:p w:rsidR="002B633A" w:rsidRPr="002B5809" w:rsidRDefault="00D34344" w:rsidP="002B633A">
      <w:pPr>
        <w:pStyle w:val="berschrift2"/>
        <w:numPr>
          <w:ilvl w:val="0"/>
          <w:numId w:val="0"/>
        </w:numPr>
        <w:rPr>
          <w:lang w:val="en-US"/>
        </w:rPr>
      </w:pPr>
      <w:bookmarkStart w:id="229" w:name="_Toc447795257"/>
      <w:r>
        <w:rPr>
          <w:lang w:val="en-US"/>
        </w:rPr>
        <w:lastRenderedPageBreak/>
        <w:t>Appendix</w:t>
      </w:r>
      <w:r w:rsidR="002B633A" w:rsidRPr="002B5809">
        <w:rPr>
          <w:lang w:val="en-US"/>
        </w:rPr>
        <w:t xml:space="preserve"> B: </w:t>
      </w:r>
      <w:r>
        <w:rPr>
          <w:lang w:val="en-US"/>
        </w:rPr>
        <w:t>Algorithms Used by the Program</w:t>
      </w:r>
      <w:bookmarkEnd w:id="229"/>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F95440"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F95440" w:rsidTr="003009E1">
        <w:tc>
          <w:tcPr>
            <w:tcW w:w="959" w:type="dxa"/>
          </w:tcPr>
          <w:p w:rsidR="00134F49" w:rsidRPr="002B5809" w:rsidRDefault="00AE5EBB"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F95440"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r>
              <w:rPr>
                <w:lang w:val="en-US"/>
              </w:rPr>
              <w:t>to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F95440" w:rsidTr="003009E1">
        <w:tc>
          <w:tcPr>
            <w:tcW w:w="959" w:type="dxa"/>
          </w:tcPr>
          <w:p w:rsidR="00134F49" w:rsidRPr="002B5809" w:rsidRDefault="00AE5EBB"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F95440" w:rsidTr="003009E1">
        <w:tc>
          <w:tcPr>
            <w:tcW w:w="959" w:type="dxa"/>
          </w:tcPr>
          <w:p w:rsidR="00134F49" w:rsidRPr="002B5809" w:rsidRDefault="00AE5EBB"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20486BED" wp14:editId="1561160D">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2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4897B7FB" wp14:editId="7F79E80E">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2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AE5EBB"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AE5EBB"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AE5EBB"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AE5EBB"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AE5EBB"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AE5EBB"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AE5EBB"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F95440" w:rsidTr="001E5315">
        <w:tc>
          <w:tcPr>
            <w:tcW w:w="959" w:type="dxa"/>
          </w:tcPr>
          <w:p w:rsidR="00F53D85" w:rsidRPr="002B5809" w:rsidRDefault="00AE5EBB"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F95440" w:rsidTr="001E5315">
        <w:tc>
          <w:tcPr>
            <w:tcW w:w="959" w:type="dxa"/>
          </w:tcPr>
          <w:p w:rsidR="00F53D85" w:rsidRPr="002B5809" w:rsidRDefault="00AE5EBB"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F95440" w:rsidTr="001E5315">
        <w:tc>
          <w:tcPr>
            <w:tcW w:w="959" w:type="dxa"/>
          </w:tcPr>
          <w:p w:rsidR="00F53D85" w:rsidRPr="002B5809" w:rsidRDefault="00AE5EBB"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F95440" w:rsidTr="001E5315">
        <w:tc>
          <w:tcPr>
            <w:tcW w:w="959" w:type="dxa"/>
          </w:tcPr>
          <w:p w:rsidR="00F53D85" w:rsidRPr="002B5809" w:rsidRDefault="00AE5EBB"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r w:rsidR="00EE2235">
        <w:fldChar w:fldCharType="begin"/>
      </w:r>
      <w:r w:rsidR="00EE2235" w:rsidRPr="00EE2235">
        <w:rPr>
          <w:lang w:val="en-US"/>
          <w:rPrChange w:id="230" w:author="rolf" w:date="2016-05-01T08:37:00Z">
            <w:rPr/>
          </w:rPrChange>
        </w:rPr>
        <w:instrText xml:space="preserve"> HYPERLINK "http://rhodesmill.org/pyephem/index.html" </w:instrText>
      </w:r>
      <w:r w:rsidR="00EE2235">
        <w:fldChar w:fldCharType="separate"/>
      </w:r>
      <w:r w:rsidR="0004380A" w:rsidRPr="002B5809">
        <w:rPr>
          <w:rStyle w:val="Hyperlink"/>
          <w:lang w:val="en-US"/>
        </w:rPr>
        <w:t>http://rhodesmill.org/pyephem/index.html</w:t>
      </w:r>
      <w:r w:rsidR="00EE2235">
        <w:rPr>
          <w:rStyle w:val="Hyperlink"/>
          <w:lang w:val="en-US"/>
        </w:rPr>
        <w:fldChar w:fldCharType="end"/>
      </w:r>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02C8530E" wp14:editId="5A26FE33">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27">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F95440"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F95440" w:rsidTr="008846EE">
        <w:tc>
          <w:tcPr>
            <w:tcW w:w="959" w:type="dxa"/>
          </w:tcPr>
          <w:p w:rsidR="008846EE" w:rsidRPr="002B5809" w:rsidRDefault="00AE5EBB"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F95440" w:rsidTr="008846EE">
        <w:tc>
          <w:tcPr>
            <w:tcW w:w="959" w:type="dxa"/>
          </w:tcPr>
          <w:p w:rsidR="008846EE" w:rsidRPr="002B5809" w:rsidRDefault="00AE5EBB"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24F2DAA0" wp14:editId="13B9EC6B">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w:t>
      </w:r>
      <w:proofErr w:type="spellStart"/>
      <w:r>
        <w:rPr>
          <w:lang w:val="en-US"/>
        </w:rPr>
        <w:t>topocentric</w:t>
      </w:r>
      <w:proofErr w:type="spellEnd"/>
      <w:r>
        <w:rPr>
          <w:lang w:val="en-US"/>
        </w:rPr>
        <w:t xml:space="preserve"> radius of the Moon (angle). It is provided by </w:t>
      </w:r>
      <w:proofErr w:type="spellStart"/>
      <w:r>
        <w:rPr>
          <w:lang w:val="en-US"/>
        </w:rPr>
        <w:t>PyEphem</w:t>
      </w:r>
      <w:proofErr w:type="spellEnd"/>
      <w:r>
        <w:rPr>
          <w:lang w:val="en-US"/>
        </w:rPr>
        <w:t xml:space="preserve"> as part of the Moon ephemeris.</w:t>
      </w:r>
    </w:p>
    <w:p w:rsidR="004D590C" w:rsidRPr="002B5809" w:rsidRDefault="00AE5EBB"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End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equinox of date are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AE5EBB"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End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AE5EBB"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AE5E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AE5E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AE5E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AE5EBB"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AE5EBB"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AE5EBB"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AE5EBB"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F9544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F9544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F95440"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F95440" w:rsidTr="005412C2">
        <w:tc>
          <w:tcPr>
            <w:tcW w:w="959" w:type="dxa"/>
          </w:tcPr>
          <w:p w:rsidR="00EC15D0" w:rsidRPr="00EC15D0" w:rsidRDefault="00AE5EBB"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F95440"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AE5EBB"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F9544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F9544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F95440"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AE5EBB"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AE5EBB"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F95440" w:rsidTr="00DC2066">
        <w:tc>
          <w:tcPr>
            <w:tcW w:w="959" w:type="dxa"/>
          </w:tcPr>
          <w:p w:rsidR="00733DFB" w:rsidRPr="002B5809" w:rsidRDefault="00AE5EBB"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F95440" w:rsidTr="00DC2066">
        <w:tc>
          <w:tcPr>
            <w:tcW w:w="959" w:type="dxa"/>
          </w:tcPr>
          <w:p w:rsidR="00B82B87" w:rsidRDefault="00AE5EBB"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F95440"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231" w:name="_Ref436211836"/>
      <w:bookmarkStart w:id="232" w:name="_Toc447795258"/>
      <w:r>
        <w:rPr>
          <w:lang w:val="en-US"/>
        </w:rPr>
        <w:lastRenderedPageBreak/>
        <w:t>Appendix C: Determination of the Focal Length of the System</w:t>
      </w:r>
      <w:bookmarkEnd w:id="231"/>
      <w:bookmarkEnd w:id="232"/>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The easiest way to determine this figure is by experiment. In the following two possible techniques, both based on test exposures of the Moon, are presented.</w:t>
      </w:r>
    </w:p>
    <w:p w:rsidR="00AF3C8C" w:rsidRPr="002B5809" w:rsidRDefault="003C56D3" w:rsidP="00AF3C8C">
      <w:pPr>
        <w:pStyle w:val="berschrift4"/>
        <w:rPr>
          <w:lang w:val="en-US"/>
        </w:rPr>
      </w:pPr>
      <w:r>
        <w:rPr>
          <w:lang w:val="en-US"/>
        </w:rPr>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AE5E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w:t>
      </w:r>
      <w:proofErr w:type="spellStart"/>
      <w:r>
        <w:rPr>
          <w:lang w:val="en-US"/>
        </w:rPr>
        <w:t>x</w:t>
      </w:r>
      <w:proofErr w:type="gramStart"/>
      <w:r>
        <w:rPr>
          <w:lang w:val="en-US"/>
        </w:rPr>
        <w:t>,y</w:t>
      </w:r>
      <w:proofErr w:type="spellEnd"/>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5EAF7280" wp14:editId="0BC88A18">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29"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lastRenderedPageBreak/>
        <w:drawing>
          <wp:inline distT="0" distB="0" distL="0" distR="0" wp14:anchorId="27667C48" wp14:editId="21BAAD86">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30">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ins w:id="233" w:author="rolf" w:date="2016-05-01T20:13:00Z">
        <w:r w:rsidR="00AE5EBB">
          <w:rPr>
            <w:lang w:val="en-US"/>
          </w:rPr>
          <w:t>Appendix</w:t>
        </w:r>
        <w:r w:rsidR="00AE5EBB" w:rsidRPr="002B5809">
          <w:rPr>
            <w:lang w:val="en-US"/>
          </w:rPr>
          <w:t xml:space="preserve"> A: Parameter</w:t>
        </w:r>
        <w:r w:rsidR="00AE5EBB">
          <w:rPr>
            <w:lang w:val="en-US"/>
          </w:rPr>
          <w:t>s</w:t>
        </w:r>
        <w:r w:rsidR="00AE5EBB" w:rsidRPr="002B5809">
          <w:rPr>
            <w:lang w:val="en-US"/>
          </w:rPr>
          <w:t xml:space="preserve"> </w:t>
        </w:r>
        <w:r w:rsidR="00AE5EBB">
          <w:rPr>
            <w:lang w:val="en-US"/>
          </w:rPr>
          <w:t>at the Configuration Dialog</w:t>
        </w:r>
      </w:ins>
      <w:del w:id="234"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Pr>
          <w:lang w:val="en-US"/>
        </w:rPr>
        <w:fldChar w:fldCharType="end"/>
      </w:r>
      <w:r>
        <w:rPr>
          <w:lang w:val="en-US"/>
        </w:rPr>
        <w:t>)</w:t>
      </w:r>
    </w:p>
    <w:p w:rsidR="00CB128A" w:rsidRPr="002B5809" w:rsidRDefault="00AE5E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„Pixel count horizontal</w:t>
      </w:r>
      <w:proofErr w:type="gramStart"/>
      <w:r w:rsidR="00CB128A" w:rsidRPr="002B5809">
        <w:rPr>
          <w:lang w:val="en-US"/>
        </w:rPr>
        <w:t xml:space="preserve">“ </w:t>
      </w:r>
      <w:r w:rsidR="00A06E5C">
        <w:rPr>
          <w:lang w:val="en-US"/>
        </w:rPr>
        <w:t>and</w:t>
      </w:r>
      <w:proofErr w:type="gramEnd"/>
    </w:p>
    <w:p w:rsidR="00CB128A" w:rsidRPr="002B5809" w:rsidRDefault="00AE5EBB"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„Pixel size</w:t>
      </w:r>
      <w:proofErr w:type="gramStart"/>
      <w:r w:rsidR="00CB128A" w:rsidRPr="002B5809">
        <w:rPr>
          <w:lang w:val="en-US"/>
        </w:rPr>
        <w:t>“</w:t>
      </w:r>
      <w:r w:rsidR="00293941">
        <w:rPr>
          <w:lang w:val="en-US"/>
        </w:rPr>
        <w:t xml:space="preserve"> (</w:t>
      </w:r>
      <w:proofErr w:type="gramEnd"/>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AE5EBB"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are notoriously unreliable. As explained in „</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ins w:id="235" w:author="rolf" w:date="2016-05-01T20:13:00Z">
        <w:r w:rsidR="00AE5EBB">
          <w:rPr>
            <w:lang w:val="en-US"/>
          </w:rPr>
          <w:t>Appendix</w:t>
        </w:r>
        <w:r w:rsidR="00AE5EBB" w:rsidRPr="002B5809">
          <w:rPr>
            <w:lang w:val="en-US"/>
          </w:rPr>
          <w:t xml:space="preserve"> A: Parameter</w:t>
        </w:r>
        <w:r w:rsidR="00AE5EBB">
          <w:rPr>
            <w:lang w:val="en-US"/>
          </w:rPr>
          <w:t>s</w:t>
        </w:r>
        <w:r w:rsidR="00AE5EBB" w:rsidRPr="002B5809">
          <w:rPr>
            <w:lang w:val="en-US"/>
          </w:rPr>
          <w:t xml:space="preserve"> </w:t>
        </w:r>
        <w:r w:rsidR="00AE5EBB">
          <w:rPr>
            <w:lang w:val="en-US"/>
          </w:rPr>
          <w:t>at the Configuration Dialog</w:t>
        </w:r>
      </w:ins>
      <w:del w:id="236" w:author="rolf" w:date="2016-05-01T10:09:00Z">
        <w:r w:rsidR="00AB1F05" w:rsidDel="00D94479">
          <w:rPr>
            <w:lang w:val="en-US"/>
          </w:rPr>
          <w:delText>Appendix</w:delText>
        </w:r>
        <w:r w:rsidR="00AB1F05" w:rsidRPr="002B5809" w:rsidDel="00D94479">
          <w:rPr>
            <w:lang w:val="en-US"/>
          </w:rPr>
          <w:delText xml:space="preserve"> A: Parameter</w:delText>
        </w:r>
        <w:r w:rsidR="00AB1F05" w:rsidDel="00D94479">
          <w:rPr>
            <w:lang w:val="en-US"/>
          </w:rPr>
          <w:delText>s</w:delText>
        </w:r>
        <w:r w:rsidR="00AB1F05" w:rsidRPr="002B5809" w:rsidDel="00D94479">
          <w:rPr>
            <w:lang w:val="en-US"/>
          </w:rPr>
          <w:delText xml:space="preserve"> </w:delText>
        </w:r>
        <w:r w:rsidR="00AB1F05" w:rsidDel="00D94479">
          <w:rPr>
            <w:lang w:val="en-US"/>
          </w:rPr>
          <w:delText>at the Configuration Dialog</w:delText>
        </w:r>
      </w:del>
      <w:r w:rsidRPr="00973F49">
        <w:rPr>
          <w:lang w:val="en-US"/>
        </w:rPr>
        <w:fldChar w:fldCharType="end"/>
      </w:r>
      <w:r w:rsidRPr="00973F49">
        <w:rPr>
          <w:lang w:val="en-US"/>
        </w:rPr>
        <w:t>“, 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AE5EBB"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xml:space="preserve">. If used as input for </w:t>
      </w:r>
      <w:proofErr w:type="spellStart"/>
      <w:r w:rsidR="00973F49" w:rsidRPr="00973F49">
        <w:rPr>
          <w:lang w:val="en-US"/>
        </w:rPr>
        <w:t>MoonPanoramaMaker</w:t>
      </w:r>
      <w:proofErr w:type="spellEnd"/>
      <w:r w:rsidR="00973F49" w:rsidRPr="00973F49">
        <w:rPr>
          <w:lang w:val="en-US"/>
        </w:rPr>
        <w:t>,</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lastRenderedPageBreak/>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AE5EBB"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61F7" w:rsidRDefault="00B261F7" w:rsidP="00543598">
      <w:pPr>
        <w:spacing w:after="0" w:line="240" w:lineRule="auto"/>
      </w:pPr>
      <w:r>
        <w:separator/>
      </w:r>
    </w:p>
  </w:endnote>
  <w:endnote w:type="continuationSeparator" w:id="0">
    <w:p w:rsidR="00B261F7" w:rsidRDefault="00B261F7"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1536513"/>
      <w:docPartObj>
        <w:docPartGallery w:val="Page Numbers (Bottom of Page)"/>
        <w:docPartUnique/>
      </w:docPartObj>
    </w:sdtPr>
    <w:sdtEndPr/>
    <w:sdtContent>
      <w:p w:rsidR="00B261F7" w:rsidRDefault="00B261F7" w:rsidP="00543598">
        <w:pPr>
          <w:pStyle w:val="Fuzeile"/>
          <w:jc w:val="center"/>
        </w:pPr>
        <w:r>
          <w:fldChar w:fldCharType="begin"/>
        </w:r>
        <w:r>
          <w:instrText>PAGE   \* MERGEFORMAT</w:instrText>
        </w:r>
        <w:r>
          <w:fldChar w:fldCharType="separate"/>
        </w:r>
        <w:r w:rsidR="00AE5EBB">
          <w:rPr>
            <w:noProof/>
          </w:rPr>
          <w:t>28</w:t>
        </w:r>
        <w:r>
          <w:fldChar w:fldCharType="end"/>
        </w:r>
      </w:p>
    </w:sdtContent>
  </w:sdt>
  <w:p w:rsidR="00B261F7" w:rsidRDefault="00B261F7">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61F7" w:rsidRDefault="00B261F7" w:rsidP="00543598">
      <w:pPr>
        <w:spacing w:after="0" w:line="240" w:lineRule="auto"/>
      </w:pPr>
      <w:r>
        <w:separator/>
      </w:r>
    </w:p>
  </w:footnote>
  <w:footnote w:type="continuationSeparator" w:id="0">
    <w:p w:rsidR="00B261F7" w:rsidRDefault="00B261F7"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16">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18">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0">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26">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1">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24"/>
  </w:num>
  <w:num w:numId="2">
    <w:abstractNumId w:val="4"/>
  </w:num>
  <w:num w:numId="3">
    <w:abstractNumId w:val="31"/>
  </w:num>
  <w:num w:numId="4">
    <w:abstractNumId w:val="18"/>
  </w:num>
  <w:num w:numId="5">
    <w:abstractNumId w:val="25"/>
  </w:num>
  <w:num w:numId="6">
    <w:abstractNumId w:val="17"/>
  </w:num>
  <w:num w:numId="7">
    <w:abstractNumId w:val="11"/>
  </w:num>
  <w:num w:numId="8">
    <w:abstractNumId w:val="29"/>
  </w:num>
  <w:num w:numId="9">
    <w:abstractNumId w:val="26"/>
  </w:num>
  <w:num w:numId="10">
    <w:abstractNumId w:val="32"/>
  </w:num>
  <w:num w:numId="11">
    <w:abstractNumId w:val="28"/>
  </w:num>
  <w:num w:numId="12">
    <w:abstractNumId w:val="34"/>
  </w:num>
  <w:num w:numId="13">
    <w:abstractNumId w:val="15"/>
  </w:num>
  <w:num w:numId="14">
    <w:abstractNumId w:val="30"/>
  </w:num>
  <w:num w:numId="15">
    <w:abstractNumId w:val="27"/>
  </w:num>
  <w:num w:numId="16">
    <w:abstractNumId w:val="23"/>
  </w:num>
  <w:num w:numId="17">
    <w:abstractNumId w:val="13"/>
  </w:num>
  <w:num w:numId="18">
    <w:abstractNumId w:val="16"/>
  </w:num>
  <w:num w:numId="19">
    <w:abstractNumId w:val="3"/>
  </w:num>
  <w:num w:numId="20">
    <w:abstractNumId w:val="2"/>
  </w:num>
  <w:num w:numId="21">
    <w:abstractNumId w:val="24"/>
  </w:num>
  <w:num w:numId="22">
    <w:abstractNumId w:val="24"/>
  </w:num>
  <w:num w:numId="23">
    <w:abstractNumId w:val="10"/>
  </w:num>
  <w:num w:numId="24">
    <w:abstractNumId w:val="12"/>
  </w:num>
  <w:num w:numId="25">
    <w:abstractNumId w:val="6"/>
  </w:num>
  <w:num w:numId="26">
    <w:abstractNumId w:val="21"/>
  </w:num>
  <w:num w:numId="27">
    <w:abstractNumId w:val="21"/>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24"/>
  </w:num>
  <w:num w:numId="29">
    <w:abstractNumId w:val="0"/>
  </w:num>
  <w:num w:numId="30">
    <w:abstractNumId w:val="5"/>
  </w:num>
  <w:num w:numId="31">
    <w:abstractNumId w:val="14"/>
  </w:num>
  <w:num w:numId="32">
    <w:abstractNumId w:val="1"/>
  </w:num>
  <w:num w:numId="33">
    <w:abstractNumId w:val="24"/>
  </w:num>
  <w:num w:numId="34">
    <w:abstractNumId w:val="22"/>
  </w:num>
  <w:num w:numId="35">
    <w:abstractNumId w:val="7"/>
  </w:num>
  <w:num w:numId="36">
    <w:abstractNumId w:val="33"/>
  </w:num>
  <w:num w:numId="37">
    <w:abstractNumId w:val="20"/>
  </w:num>
  <w:num w:numId="38">
    <w:abstractNumId w:val="9"/>
  </w:num>
  <w:num w:numId="39">
    <w:abstractNumId w:val="8"/>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7"/>
  <w:proofState w:spelling="clean" w:grammar="clean"/>
  <w:revisionView w:markup="0"/>
  <w:trackRevisions/>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62C1"/>
    <w:rsid w:val="00006EA2"/>
    <w:rsid w:val="00022EFA"/>
    <w:rsid w:val="000262B4"/>
    <w:rsid w:val="00037488"/>
    <w:rsid w:val="00041721"/>
    <w:rsid w:val="00041958"/>
    <w:rsid w:val="0004380A"/>
    <w:rsid w:val="00045CCA"/>
    <w:rsid w:val="00045FF1"/>
    <w:rsid w:val="000520C2"/>
    <w:rsid w:val="000521D7"/>
    <w:rsid w:val="00053E6B"/>
    <w:rsid w:val="00061C77"/>
    <w:rsid w:val="00063A51"/>
    <w:rsid w:val="00064610"/>
    <w:rsid w:val="000652DE"/>
    <w:rsid w:val="00075EE9"/>
    <w:rsid w:val="00083A6E"/>
    <w:rsid w:val="00085179"/>
    <w:rsid w:val="00092D0C"/>
    <w:rsid w:val="0009373B"/>
    <w:rsid w:val="0009390B"/>
    <w:rsid w:val="000A04EE"/>
    <w:rsid w:val="000A51DA"/>
    <w:rsid w:val="000B199F"/>
    <w:rsid w:val="000B4997"/>
    <w:rsid w:val="000C4432"/>
    <w:rsid w:val="000D544A"/>
    <w:rsid w:val="000D5881"/>
    <w:rsid w:val="000D6665"/>
    <w:rsid w:val="000E0F3E"/>
    <w:rsid w:val="00121B08"/>
    <w:rsid w:val="0012624F"/>
    <w:rsid w:val="00130041"/>
    <w:rsid w:val="00130FCB"/>
    <w:rsid w:val="00133F61"/>
    <w:rsid w:val="00134F49"/>
    <w:rsid w:val="00143EE6"/>
    <w:rsid w:val="001462E6"/>
    <w:rsid w:val="00152621"/>
    <w:rsid w:val="001621F1"/>
    <w:rsid w:val="001661A6"/>
    <w:rsid w:val="00173EB7"/>
    <w:rsid w:val="00174B04"/>
    <w:rsid w:val="001776DF"/>
    <w:rsid w:val="001816CF"/>
    <w:rsid w:val="00185D24"/>
    <w:rsid w:val="00192238"/>
    <w:rsid w:val="0019260C"/>
    <w:rsid w:val="001940B8"/>
    <w:rsid w:val="00195D85"/>
    <w:rsid w:val="001A3605"/>
    <w:rsid w:val="001B3B80"/>
    <w:rsid w:val="001B44B8"/>
    <w:rsid w:val="001C19A7"/>
    <w:rsid w:val="001D73B4"/>
    <w:rsid w:val="001D7FF8"/>
    <w:rsid w:val="001E5315"/>
    <w:rsid w:val="00203407"/>
    <w:rsid w:val="00205819"/>
    <w:rsid w:val="00205C19"/>
    <w:rsid w:val="0021235E"/>
    <w:rsid w:val="002124C8"/>
    <w:rsid w:val="00212586"/>
    <w:rsid w:val="00217844"/>
    <w:rsid w:val="002265F8"/>
    <w:rsid w:val="002266E8"/>
    <w:rsid w:val="002267FF"/>
    <w:rsid w:val="0023335B"/>
    <w:rsid w:val="00233F17"/>
    <w:rsid w:val="00236638"/>
    <w:rsid w:val="0024384B"/>
    <w:rsid w:val="00244301"/>
    <w:rsid w:val="0024631C"/>
    <w:rsid w:val="00252DD3"/>
    <w:rsid w:val="00253E5A"/>
    <w:rsid w:val="00260085"/>
    <w:rsid w:val="002822A6"/>
    <w:rsid w:val="002845D8"/>
    <w:rsid w:val="002879D2"/>
    <w:rsid w:val="00293941"/>
    <w:rsid w:val="002A0F29"/>
    <w:rsid w:val="002A154D"/>
    <w:rsid w:val="002A2B98"/>
    <w:rsid w:val="002A77F2"/>
    <w:rsid w:val="002B0D5C"/>
    <w:rsid w:val="002B5809"/>
    <w:rsid w:val="002B633A"/>
    <w:rsid w:val="002B73B7"/>
    <w:rsid w:val="002C11D3"/>
    <w:rsid w:val="002C3929"/>
    <w:rsid w:val="002D002D"/>
    <w:rsid w:val="002D428B"/>
    <w:rsid w:val="002D5145"/>
    <w:rsid w:val="002E123D"/>
    <w:rsid w:val="002E40AE"/>
    <w:rsid w:val="002F2749"/>
    <w:rsid w:val="002F7F9F"/>
    <w:rsid w:val="0030015A"/>
    <w:rsid w:val="003009E1"/>
    <w:rsid w:val="00310A3A"/>
    <w:rsid w:val="00311A59"/>
    <w:rsid w:val="003214BE"/>
    <w:rsid w:val="003242DB"/>
    <w:rsid w:val="00325C00"/>
    <w:rsid w:val="003334B7"/>
    <w:rsid w:val="0034092E"/>
    <w:rsid w:val="00350BD3"/>
    <w:rsid w:val="0035229C"/>
    <w:rsid w:val="00356B09"/>
    <w:rsid w:val="0036141F"/>
    <w:rsid w:val="0036200A"/>
    <w:rsid w:val="0036265A"/>
    <w:rsid w:val="00363AB0"/>
    <w:rsid w:val="00372E7A"/>
    <w:rsid w:val="00377C9B"/>
    <w:rsid w:val="0038572D"/>
    <w:rsid w:val="0039736B"/>
    <w:rsid w:val="00397C41"/>
    <w:rsid w:val="003A08A7"/>
    <w:rsid w:val="003A130B"/>
    <w:rsid w:val="003A3C51"/>
    <w:rsid w:val="003A4583"/>
    <w:rsid w:val="003A5E4E"/>
    <w:rsid w:val="003A7E99"/>
    <w:rsid w:val="003B22AF"/>
    <w:rsid w:val="003B5F2F"/>
    <w:rsid w:val="003B6BD0"/>
    <w:rsid w:val="003C018E"/>
    <w:rsid w:val="003C1324"/>
    <w:rsid w:val="003C56D3"/>
    <w:rsid w:val="003C68AF"/>
    <w:rsid w:val="003C6EC7"/>
    <w:rsid w:val="003D0214"/>
    <w:rsid w:val="003D40E9"/>
    <w:rsid w:val="003D4FC8"/>
    <w:rsid w:val="003D7C3E"/>
    <w:rsid w:val="003E4CD3"/>
    <w:rsid w:val="003F12ED"/>
    <w:rsid w:val="003F3C2E"/>
    <w:rsid w:val="003F49C5"/>
    <w:rsid w:val="004038A0"/>
    <w:rsid w:val="00405B3E"/>
    <w:rsid w:val="00411767"/>
    <w:rsid w:val="00421B74"/>
    <w:rsid w:val="00421F81"/>
    <w:rsid w:val="004402A5"/>
    <w:rsid w:val="00450BEC"/>
    <w:rsid w:val="00456385"/>
    <w:rsid w:val="0046160B"/>
    <w:rsid w:val="004617C5"/>
    <w:rsid w:val="00463AE5"/>
    <w:rsid w:val="004662A4"/>
    <w:rsid w:val="004737C1"/>
    <w:rsid w:val="00480E23"/>
    <w:rsid w:val="00482778"/>
    <w:rsid w:val="00492781"/>
    <w:rsid w:val="00493271"/>
    <w:rsid w:val="00493D65"/>
    <w:rsid w:val="004A19A1"/>
    <w:rsid w:val="004B1F10"/>
    <w:rsid w:val="004B37EF"/>
    <w:rsid w:val="004B40CF"/>
    <w:rsid w:val="004C23DE"/>
    <w:rsid w:val="004D0C11"/>
    <w:rsid w:val="004D590C"/>
    <w:rsid w:val="004D6CEA"/>
    <w:rsid w:val="004D7A4F"/>
    <w:rsid w:val="004E3163"/>
    <w:rsid w:val="004E5BCA"/>
    <w:rsid w:val="004E740A"/>
    <w:rsid w:val="004F5C31"/>
    <w:rsid w:val="004F6704"/>
    <w:rsid w:val="0050205E"/>
    <w:rsid w:val="00506934"/>
    <w:rsid w:val="005127BE"/>
    <w:rsid w:val="00513374"/>
    <w:rsid w:val="00516742"/>
    <w:rsid w:val="005262DE"/>
    <w:rsid w:val="00532266"/>
    <w:rsid w:val="00533D99"/>
    <w:rsid w:val="00534854"/>
    <w:rsid w:val="00536FFB"/>
    <w:rsid w:val="0054015C"/>
    <w:rsid w:val="00540A07"/>
    <w:rsid w:val="005412C2"/>
    <w:rsid w:val="00542C6B"/>
    <w:rsid w:val="0054306F"/>
    <w:rsid w:val="00543598"/>
    <w:rsid w:val="00545030"/>
    <w:rsid w:val="00552BF7"/>
    <w:rsid w:val="00552C73"/>
    <w:rsid w:val="00561F3E"/>
    <w:rsid w:val="0056243C"/>
    <w:rsid w:val="00571753"/>
    <w:rsid w:val="00573D20"/>
    <w:rsid w:val="005755F7"/>
    <w:rsid w:val="005766C8"/>
    <w:rsid w:val="00586687"/>
    <w:rsid w:val="005A0FCC"/>
    <w:rsid w:val="005A11A2"/>
    <w:rsid w:val="005A1F74"/>
    <w:rsid w:val="005B35EF"/>
    <w:rsid w:val="005B44AC"/>
    <w:rsid w:val="005B7F84"/>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10332"/>
    <w:rsid w:val="00613518"/>
    <w:rsid w:val="00614012"/>
    <w:rsid w:val="00621ACC"/>
    <w:rsid w:val="00627D38"/>
    <w:rsid w:val="00630728"/>
    <w:rsid w:val="006376C2"/>
    <w:rsid w:val="00637CFA"/>
    <w:rsid w:val="00644F4E"/>
    <w:rsid w:val="00656390"/>
    <w:rsid w:val="00656CAF"/>
    <w:rsid w:val="00660617"/>
    <w:rsid w:val="00684FE7"/>
    <w:rsid w:val="00686F1A"/>
    <w:rsid w:val="006953CA"/>
    <w:rsid w:val="00695AAD"/>
    <w:rsid w:val="006970DA"/>
    <w:rsid w:val="006B27E9"/>
    <w:rsid w:val="006B3D10"/>
    <w:rsid w:val="006B6761"/>
    <w:rsid w:val="006C3C47"/>
    <w:rsid w:val="006C47A8"/>
    <w:rsid w:val="006D24EC"/>
    <w:rsid w:val="006D72CC"/>
    <w:rsid w:val="006D7886"/>
    <w:rsid w:val="006E0C3C"/>
    <w:rsid w:val="006E7674"/>
    <w:rsid w:val="007031FE"/>
    <w:rsid w:val="00703499"/>
    <w:rsid w:val="007148DA"/>
    <w:rsid w:val="00716DF4"/>
    <w:rsid w:val="0071732F"/>
    <w:rsid w:val="00725B7F"/>
    <w:rsid w:val="007269B1"/>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B13B8"/>
    <w:rsid w:val="007B327C"/>
    <w:rsid w:val="007B7ADA"/>
    <w:rsid w:val="007C2661"/>
    <w:rsid w:val="007C5288"/>
    <w:rsid w:val="007C762E"/>
    <w:rsid w:val="007D1C1E"/>
    <w:rsid w:val="007D34F5"/>
    <w:rsid w:val="007E2147"/>
    <w:rsid w:val="007E4424"/>
    <w:rsid w:val="007F1032"/>
    <w:rsid w:val="007F2C1C"/>
    <w:rsid w:val="007F6E85"/>
    <w:rsid w:val="007F727E"/>
    <w:rsid w:val="007F792C"/>
    <w:rsid w:val="007F7A73"/>
    <w:rsid w:val="008032EE"/>
    <w:rsid w:val="00804A5F"/>
    <w:rsid w:val="00805646"/>
    <w:rsid w:val="00821AC8"/>
    <w:rsid w:val="0082354F"/>
    <w:rsid w:val="00823C5A"/>
    <w:rsid w:val="00823E6B"/>
    <w:rsid w:val="00831FA1"/>
    <w:rsid w:val="00831FA9"/>
    <w:rsid w:val="008320F0"/>
    <w:rsid w:val="0084162F"/>
    <w:rsid w:val="00852BFF"/>
    <w:rsid w:val="00863E0F"/>
    <w:rsid w:val="008654C5"/>
    <w:rsid w:val="00870189"/>
    <w:rsid w:val="00872732"/>
    <w:rsid w:val="00872962"/>
    <w:rsid w:val="008746BF"/>
    <w:rsid w:val="0087725B"/>
    <w:rsid w:val="00882D8E"/>
    <w:rsid w:val="008846EE"/>
    <w:rsid w:val="00884C22"/>
    <w:rsid w:val="00891D2E"/>
    <w:rsid w:val="008A3685"/>
    <w:rsid w:val="008C157F"/>
    <w:rsid w:val="008C5A95"/>
    <w:rsid w:val="008D02E9"/>
    <w:rsid w:val="008D43EA"/>
    <w:rsid w:val="008E4290"/>
    <w:rsid w:val="008F1D13"/>
    <w:rsid w:val="008F2156"/>
    <w:rsid w:val="00900AAD"/>
    <w:rsid w:val="00912A05"/>
    <w:rsid w:val="009133EC"/>
    <w:rsid w:val="00922646"/>
    <w:rsid w:val="00922B0B"/>
    <w:rsid w:val="0092329A"/>
    <w:rsid w:val="009278BE"/>
    <w:rsid w:val="00927C6C"/>
    <w:rsid w:val="00927F70"/>
    <w:rsid w:val="0093178F"/>
    <w:rsid w:val="00931F57"/>
    <w:rsid w:val="00955DD3"/>
    <w:rsid w:val="009562EB"/>
    <w:rsid w:val="0095647F"/>
    <w:rsid w:val="0096753C"/>
    <w:rsid w:val="009734D5"/>
    <w:rsid w:val="009736CE"/>
    <w:rsid w:val="00973F49"/>
    <w:rsid w:val="009770EE"/>
    <w:rsid w:val="009A2C90"/>
    <w:rsid w:val="009A2E07"/>
    <w:rsid w:val="009B014D"/>
    <w:rsid w:val="009B5619"/>
    <w:rsid w:val="009B6923"/>
    <w:rsid w:val="009C042F"/>
    <w:rsid w:val="009C16B2"/>
    <w:rsid w:val="009C7DB5"/>
    <w:rsid w:val="009D17D4"/>
    <w:rsid w:val="009D6B86"/>
    <w:rsid w:val="009E0A3A"/>
    <w:rsid w:val="009E0D20"/>
    <w:rsid w:val="009F023D"/>
    <w:rsid w:val="009F77B6"/>
    <w:rsid w:val="00A02D5D"/>
    <w:rsid w:val="00A05621"/>
    <w:rsid w:val="00A06E5C"/>
    <w:rsid w:val="00A12320"/>
    <w:rsid w:val="00A137BE"/>
    <w:rsid w:val="00A16D8B"/>
    <w:rsid w:val="00A21717"/>
    <w:rsid w:val="00A21784"/>
    <w:rsid w:val="00A264B8"/>
    <w:rsid w:val="00A35A9A"/>
    <w:rsid w:val="00A4216F"/>
    <w:rsid w:val="00A572A2"/>
    <w:rsid w:val="00A63025"/>
    <w:rsid w:val="00A710F2"/>
    <w:rsid w:val="00A7685E"/>
    <w:rsid w:val="00A833A0"/>
    <w:rsid w:val="00A92352"/>
    <w:rsid w:val="00AB1F05"/>
    <w:rsid w:val="00AB2A8A"/>
    <w:rsid w:val="00AB7E70"/>
    <w:rsid w:val="00AC16B2"/>
    <w:rsid w:val="00AC1E8C"/>
    <w:rsid w:val="00AC27B0"/>
    <w:rsid w:val="00AC27C5"/>
    <w:rsid w:val="00AC32AA"/>
    <w:rsid w:val="00AC7830"/>
    <w:rsid w:val="00AD6723"/>
    <w:rsid w:val="00AE3DAA"/>
    <w:rsid w:val="00AE5EBB"/>
    <w:rsid w:val="00AF0AFE"/>
    <w:rsid w:val="00AF3C8C"/>
    <w:rsid w:val="00AF7110"/>
    <w:rsid w:val="00B03FCE"/>
    <w:rsid w:val="00B12786"/>
    <w:rsid w:val="00B21097"/>
    <w:rsid w:val="00B261F7"/>
    <w:rsid w:val="00B27BB6"/>
    <w:rsid w:val="00B37D3E"/>
    <w:rsid w:val="00B43E84"/>
    <w:rsid w:val="00B442F8"/>
    <w:rsid w:val="00B46B0E"/>
    <w:rsid w:val="00B477D6"/>
    <w:rsid w:val="00B60C0F"/>
    <w:rsid w:val="00B617BC"/>
    <w:rsid w:val="00B67BA7"/>
    <w:rsid w:val="00B7026A"/>
    <w:rsid w:val="00B71574"/>
    <w:rsid w:val="00B72E32"/>
    <w:rsid w:val="00B75D56"/>
    <w:rsid w:val="00B82B87"/>
    <w:rsid w:val="00B83C20"/>
    <w:rsid w:val="00B83F31"/>
    <w:rsid w:val="00B84479"/>
    <w:rsid w:val="00BB5664"/>
    <w:rsid w:val="00BC0C37"/>
    <w:rsid w:val="00BC408E"/>
    <w:rsid w:val="00BD0EB0"/>
    <w:rsid w:val="00BD0F44"/>
    <w:rsid w:val="00BD2481"/>
    <w:rsid w:val="00BD5385"/>
    <w:rsid w:val="00BF0312"/>
    <w:rsid w:val="00BF3941"/>
    <w:rsid w:val="00BF7C32"/>
    <w:rsid w:val="00C01558"/>
    <w:rsid w:val="00C022D9"/>
    <w:rsid w:val="00C04E86"/>
    <w:rsid w:val="00C12057"/>
    <w:rsid w:val="00C21422"/>
    <w:rsid w:val="00C24354"/>
    <w:rsid w:val="00C3027F"/>
    <w:rsid w:val="00C44CC1"/>
    <w:rsid w:val="00C51A0E"/>
    <w:rsid w:val="00C605E5"/>
    <w:rsid w:val="00C64D6A"/>
    <w:rsid w:val="00C70355"/>
    <w:rsid w:val="00C70448"/>
    <w:rsid w:val="00C71601"/>
    <w:rsid w:val="00C81B40"/>
    <w:rsid w:val="00C944AD"/>
    <w:rsid w:val="00CB128A"/>
    <w:rsid w:val="00CB4D02"/>
    <w:rsid w:val="00CB621E"/>
    <w:rsid w:val="00CB680F"/>
    <w:rsid w:val="00CC04CD"/>
    <w:rsid w:val="00CC31F1"/>
    <w:rsid w:val="00CD7B22"/>
    <w:rsid w:val="00CE5503"/>
    <w:rsid w:val="00CF0E71"/>
    <w:rsid w:val="00CF30D5"/>
    <w:rsid w:val="00CF5E6D"/>
    <w:rsid w:val="00D02261"/>
    <w:rsid w:val="00D02D8B"/>
    <w:rsid w:val="00D167FB"/>
    <w:rsid w:val="00D27189"/>
    <w:rsid w:val="00D339A0"/>
    <w:rsid w:val="00D34344"/>
    <w:rsid w:val="00D44E75"/>
    <w:rsid w:val="00D4603D"/>
    <w:rsid w:val="00D47398"/>
    <w:rsid w:val="00D525F4"/>
    <w:rsid w:val="00D53462"/>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268D"/>
    <w:rsid w:val="00DD4F9F"/>
    <w:rsid w:val="00DD6598"/>
    <w:rsid w:val="00DE0627"/>
    <w:rsid w:val="00DE0FF3"/>
    <w:rsid w:val="00DE3A2A"/>
    <w:rsid w:val="00DE6226"/>
    <w:rsid w:val="00DE64E7"/>
    <w:rsid w:val="00DF4F8F"/>
    <w:rsid w:val="00E159F7"/>
    <w:rsid w:val="00E25108"/>
    <w:rsid w:val="00E25D61"/>
    <w:rsid w:val="00E301E1"/>
    <w:rsid w:val="00E30C67"/>
    <w:rsid w:val="00E358EB"/>
    <w:rsid w:val="00E41535"/>
    <w:rsid w:val="00E44220"/>
    <w:rsid w:val="00E46186"/>
    <w:rsid w:val="00E4758E"/>
    <w:rsid w:val="00E50E07"/>
    <w:rsid w:val="00E5438F"/>
    <w:rsid w:val="00E55AAC"/>
    <w:rsid w:val="00E55E59"/>
    <w:rsid w:val="00E60B0B"/>
    <w:rsid w:val="00E677D5"/>
    <w:rsid w:val="00E71DC1"/>
    <w:rsid w:val="00E7337C"/>
    <w:rsid w:val="00E74F56"/>
    <w:rsid w:val="00E77953"/>
    <w:rsid w:val="00EB3B13"/>
    <w:rsid w:val="00EC15D0"/>
    <w:rsid w:val="00EC3508"/>
    <w:rsid w:val="00ED585E"/>
    <w:rsid w:val="00ED60F1"/>
    <w:rsid w:val="00ED72C5"/>
    <w:rsid w:val="00EE2235"/>
    <w:rsid w:val="00EE6346"/>
    <w:rsid w:val="00EE6621"/>
    <w:rsid w:val="00EF2DF3"/>
    <w:rsid w:val="00EF2EA0"/>
    <w:rsid w:val="00F015B2"/>
    <w:rsid w:val="00F03D5C"/>
    <w:rsid w:val="00F04A0F"/>
    <w:rsid w:val="00F15C51"/>
    <w:rsid w:val="00F1611C"/>
    <w:rsid w:val="00F171A6"/>
    <w:rsid w:val="00F17761"/>
    <w:rsid w:val="00F20E26"/>
    <w:rsid w:val="00F22F81"/>
    <w:rsid w:val="00F31D94"/>
    <w:rsid w:val="00F3257B"/>
    <w:rsid w:val="00F34093"/>
    <w:rsid w:val="00F368F2"/>
    <w:rsid w:val="00F450E5"/>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D328E"/>
    <w:rsid w:val="00FD709F"/>
    <w:rsid w:val="00FE0C6B"/>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3B827896-167A-4DAC-B698-0C91FC00D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7465</Words>
  <Characters>47036</Characters>
  <Application>Microsoft Office Word</Application>
  <DocSecurity>0</DocSecurity>
  <Lines>391</Lines>
  <Paragraphs>108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54393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9</cp:revision>
  <cp:lastPrinted>2016-05-01T18:13:00Z</cp:lastPrinted>
  <dcterms:created xsi:type="dcterms:W3CDTF">2016-04-29T15:50:00Z</dcterms:created>
  <dcterms:modified xsi:type="dcterms:W3CDTF">2016-05-01T18:14:00Z</dcterms:modified>
</cp:coreProperties>
</file>