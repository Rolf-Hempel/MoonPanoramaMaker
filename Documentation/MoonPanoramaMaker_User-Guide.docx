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June 5, 2017</w:t>
        </w:r>
      </w:ins>
      <w:del w:id="24"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5"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26" w:author="rolf" w:date="2017-06-05T18:05:00Z"/>
          <w:rFonts w:asciiTheme="minorHAnsi" w:eastAsiaTheme="minorEastAsia" w:hAnsiTheme="minorHAnsi" w:cstheme="minorBidi"/>
          <w:noProof/>
          <w:lang w:val="en-US" w:eastAsia="de-DE"/>
          <w:rPrChange w:id="27" w:author="rolf" w:date="2017-06-05T19:50:00Z">
            <w:rPr>
              <w:ins w:id="28" w:author="rolf" w:date="2017-06-05T18:05:00Z"/>
              <w:rFonts w:asciiTheme="minorHAnsi" w:eastAsiaTheme="minorEastAsia" w:hAnsiTheme="minorHAnsi" w:cstheme="minorBidi"/>
              <w:noProof/>
              <w:lang w:eastAsia="de-DE"/>
            </w:rPr>
          </w:rPrChange>
        </w:rPr>
        <w:pPrChange w:id="29"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0" w:author="rolf" w:date="2017-06-05T18:05:00Z"/>
          <w:rFonts w:asciiTheme="minorHAnsi" w:eastAsiaTheme="minorEastAsia" w:hAnsiTheme="minorHAnsi" w:cstheme="minorBidi"/>
          <w:noProof/>
          <w:lang w:eastAsia="de-DE"/>
        </w:rPr>
      </w:pPr>
      <w:ins w:id="3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32" w:author="rolf" w:date="2017-06-05T21:09:00Z">
        <w:r w:rsidR="004F0CED" w:rsidRPr="00AC5742">
          <w:rPr>
            <w:rStyle w:val="Hyperlink"/>
            <w:noProof/>
          </w:rPr>
        </w:r>
      </w:ins>
      <w:ins w:id="33"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4" w:author="rolf" w:date="2017-06-05T21:11:00Z">
        <w:r w:rsidR="00CD61A6">
          <w:rPr>
            <w:noProof/>
            <w:webHidden/>
          </w:rPr>
          <w:t>2</w:t>
        </w:r>
      </w:ins>
      <w:ins w:id="3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36" w:author="rolf" w:date="2017-06-05T18:05:00Z"/>
          <w:rFonts w:asciiTheme="minorHAnsi" w:eastAsiaTheme="minorEastAsia" w:hAnsiTheme="minorHAnsi" w:cstheme="minorBidi"/>
          <w:noProof/>
          <w:lang w:eastAsia="de-DE"/>
        </w:rPr>
      </w:pPr>
      <w:ins w:id="3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38" w:author="rolf" w:date="2017-06-05T21:09:00Z">
        <w:r w:rsidR="004F0CED" w:rsidRPr="00AC5742">
          <w:rPr>
            <w:rStyle w:val="Hyperlink"/>
            <w:noProof/>
          </w:rPr>
        </w:r>
      </w:ins>
      <w:ins w:id="39"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40" w:author="rolf" w:date="2017-06-05T21:11:00Z">
        <w:r w:rsidR="00CD61A6">
          <w:rPr>
            <w:noProof/>
            <w:webHidden/>
          </w:rPr>
          <w:t>3</w:t>
        </w:r>
      </w:ins>
      <w:ins w:id="4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44" w:author="rolf" w:date="2017-06-05T21:09:00Z">
        <w:r w:rsidR="004F0CED" w:rsidRPr="00AC5742">
          <w:rPr>
            <w:rStyle w:val="Hyperlink"/>
            <w:noProof/>
          </w:rPr>
        </w:r>
      </w:ins>
      <w:ins w:id="45"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46" w:author="rolf" w:date="2017-06-05T21:11:00Z">
        <w:r w:rsidR="00CD61A6">
          <w:rPr>
            <w:noProof/>
            <w:webHidden/>
          </w:rPr>
          <w:t>3</w:t>
        </w:r>
      </w:ins>
      <w:ins w:id="4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8" w:author="rolf" w:date="2017-06-05T18:05:00Z"/>
          <w:rFonts w:asciiTheme="minorHAnsi" w:eastAsiaTheme="minorEastAsia" w:hAnsiTheme="minorHAnsi" w:cstheme="minorBidi"/>
          <w:noProof/>
          <w:lang w:eastAsia="de-DE"/>
        </w:rPr>
      </w:pPr>
      <w:ins w:id="4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50" w:author="rolf" w:date="2017-06-05T21:09:00Z">
        <w:r w:rsidR="004F0CED" w:rsidRPr="00AC5742">
          <w:rPr>
            <w:rStyle w:val="Hyperlink"/>
            <w:noProof/>
          </w:rPr>
        </w:r>
      </w:ins>
      <w:ins w:id="51"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52" w:author="rolf" w:date="2017-06-05T21:11:00Z">
        <w:r w:rsidR="00CD61A6">
          <w:rPr>
            <w:noProof/>
            <w:webHidden/>
          </w:rPr>
          <w:t>3</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56" w:author="rolf" w:date="2017-06-05T21:09:00Z">
        <w:r w:rsidR="004F0CED" w:rsidRPr="00AC5742">
          <w:rPr>
            <w:rStyle w:val="Hyperlink"/>
            <w:noProof/>
          </w:rPr>
        </w:r>
      </w:ins>
      <w:ins w:id="57"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58" w:author="rolf" w:date="2017-06-05T21:11:00Z">
        <w:r w:rsidR="00CD61A6">
          <w:rPr>
            <w:noProof/>
            <w:webHidden/>
          </w:rPr>
          <w:t>5</w:t>
        </w:r>
      </w:ins>
      <w:ins w:id="5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0" w:author="rolf" w:date="2017-06-05T18:05:00Z"/>
          <w:rFonts w:asciiTheme="minorHAnsi" w:eastAsiaTheme="minorEastAsia" w:hAnsiTheme="minorHAnsi" w:cstheme="minorBidi"/>
          <w:noProof/>
          <w:lang w:eastAsia="de-DE"/>
        </w:rPr>
      </w:pPr>
      <w:ins w:id="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62" w:author="rolf" w:date="2017-06-05T21:09:00Z">
        <w:r w:rsidR="004F0CED" w:rsidRPr="00AC5742">
          <w:rPr>
            <w:rStyle w:val="Hyperlink"/>
            <w:noProof/>
          </w:rPr>
        </w:r>
      </w:ins>
      <w:ins w:id="63"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64" w:author="rolf" w:date="2017-06-05T21:11:00Z">
        <w:r w:rsidR="00CD61A6">
          <w:rPr>
            <w:noProof/>
            <w:webHidden/>
          </w:rPr>
          <w:t>5</w:t>
        </w:r>
      </w:ins>
      <w:ins w:id="6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6" w:author="rolf" w:date="2017-06-05T18:05:00Z"/>
          <w:rFonts w:asciiTheme="minorHAnsi" w:eastAsiaTheme="minorEastAsia" w:hAnsiTheme="minorHAnsi" w:cstheme="minorBidi"/>
          <w:noProof/>
          <w:lang w:eastAsia="de-DE"/>
        </w:rPr>
      </w:pPr>
      <w:ins w:id="6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68" w:author="rolf" w:date="2017-06-05T21:09:00Z">
        <w:r w:rsidR="004F0CED" w:rsidRPr="00AC5742">
          <w:rPr>
            <w:rStyle w:val="Hyperlink"/>
            <w:noProof/>
          </w:rPr>
        </w:r>
      </w:ins>
      <w:ins w:id="69"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70" w:author="rolf" w:date="2017-06-05T21:11:00Z">
        <w:r w:rsidR="00CD61A6">
          <w:rPr>
            <w:noProof/>
            <w:webHidden/>
          </w:rPr>
          <w:t>7</w:t>
        </w:r>
      </w:ins>
      <w:ins w:id="7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2" w:author="rolf" w:date="2017-06-05T18:05:00Z"/>
          <w:rFonts w:asciiTheme="minorHAnsi" w:eastAsiaTheme="minorEastAsia" w:hAnsiTheme="minorHAnsi" w:cstheme="minorBidi"/>
          <w:noProof/>
          <w:lang w:eastAsia="de-DE"/>
        </w:rPr>
      </w:pPr>
      <w:ins w:id="7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74" w:author="rolf" w:date="2017-06-05T21:09:00Z">
        <w:r w:rsidR="004F0CED" w:rsidRPr="00AC5742">
          <w:rPr>
            <w:rStyle w:val="Hyperlink"/>
            <w:noProof/>
          </w:rPr>
        </w:r>
      </w:ins>
      <w:ins w:id="75"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76" w:author="rolf" w:date="2017-06-05T21:11:00Z">
        <w:r w:rsidR="00CD61A6">
          <w:rPr>
            <w:noProof/>
            <w:webHidden/>
          </w:rPr>
          <w:t>7</w:t>
        </w:r>
      </w:ins>
      <w:ins w:id="7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8" w:author="rolf" w:date="2017-06-05T18:05:00Z"/>
          <w:rFonts w:asciiTheme="minorHAnsi" w:eastAsiaTheme="minorEastAsia" w:hAnsiTheme="minorHAnsi" w:cstheme="minorBidi"/>
          <w:noProof/>
          <w:lang w:eastAsia="de-DE"/>
        </w:rPr>
      </w:pPr>
      <w:ins w:id="7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80" w:author="rolf" w:date="2017-06-05T21:09:00Z">
        <w:r w:rsidR="004F0CED" w:rsidRPr="00AC5742">
          <w:rPr>
            <w:rStyle w:val="Hyperlink"/>
            <w:noProof/>
          </w:rPr>
        </w:r>
      </w:ins>
      <w:ins w:id="81"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82" w:author="rolf" w:date="2017-06-05T21:11:00Z">
        <w:r w:rsidR="00CD61A6">
          <w:rPr>
            <w:noProof/>
            <w:webHidden/>
          </w:rPr>
          <w:t>8</w:t>
        </w:r>
      </w:ins>
      <w:ins w:id="8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4" w:author="rolf" w:date="2017-06-05T18:05:00Z"/>
          <w:rFonts w:asciiTheme="minorHAnsi" w:eastAsiaTheme="minorEastAsia" w:hAnsiTheme="minorHAnsi" w:cstheme="minorBidi"/>
          <w:noProof/>
          <w:lang w:eastAsia="de-DE"/>
        </w:rPr>
      </w:pPr>
      <w:ins w:id="8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86" w:author="rolf" w:date="2017-06-05T21:09:00Z">
        <w:r w:rsidR="004F0CED" w:rsidRPr="00AC5742">
          <w:rPr>
            <w:rStyle w:val="Hyperlink"/>
            <w:noProof/>
          </w:rPr>
        </w:r>
      </w:ins>
      <w:ins w:id="87"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88" w:author="rolf" w:date="2017-06-05T21:11:00Z">
        <w:r w:rsidR="00CD61A6">
          <w:rPr>
            <w:noProof/>
            <w:webHidden/>
          </w:rPr>
          <w:t>9</w:t>
        </w:r>
      </w:ins>
      <w:ins w:id="8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0" w:author="rolf" w:date="2017-06-05T18:05:00Z"/>
          <w:rFonts w:asciiTheme="minorHAnsi" w:eastAsiaTheme="minorEastAsia" w:hAnsiTheme="minorHAnsi" w:cstheme="minorBidi"/>
          <w:noProof/>
          <w:lang w:eastAsia="de-DE"/>
        </w:rPr>
      </w:pPr>
      <w:ins w:id="9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92" w:author="rolf" w:date="2017-06-05T21:09:00Z">
        <w:r w:rsidR="004F0CED" w:rsidRPr="00AC5742">
          <w:rPr>
            <w:rStyle w:val="Hyperlink"/>
            <w:noProof/>
          </w:rPr>
        </w:r>
      </w:ins>
      <w:ins w:id="93"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94" w:author="rolf" w:date="2017-06-05T21:11:00Z">
        <w:r w:rsidR="00CD61A6">
          <w:rPr>
            <w:noProof/>
            <w:webHidden/>
          </w:rPr>
          <w:t>10</w:t>
        </w:r>
      </w:ins>
      <w:ins w:id="9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6" w:author="rolf" w:date="2017-06-05T18:05:00Z"/>
          <w:rFonts w:asciiTheme="minorHAnsi" w:eastAsiaTheme="minorEastAsia" w:hAnsiTheme="minorHAnsi" w:cstheme="minorBidi"/>
          <w:noProof/>
          <w:lang w:eastAsia="de-DE"/>
        </w:rPr>
      </w:pPr>
      <w:ins w:id="9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98" w:author="rolf" w:date="2017-06-05T21:09:00Z">
        <w:r w:rsidR="004F0CED" w:rsidRPr="00AC5742">
          <w:rPr>
            <w:rStyle w:val="Hyperlink"/>
            <w:noProof/>
          </w:rPr>
        </w:r>
      </w:ins>
      <w:ins w:id="99"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00" w:author="rolf" w:date="2017-06-05T21:11:00Z">
        <w:r w:rsidR="00CD61A6">
          <w:rPr>
            <w:noProof/>
            <w:webHidden/>
          </w:rPr>
          <w:t>10</w:t>
        </w:r>
      </w:ins>
      <w:ins w:id="10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2" w:author="rolf" w:date="2017-06-05T18:05:00Z"/>
          <w:rFonts w:asciiTheme="minorHAnsi" w:eastAsiaTheme="minorEastAsia" w:hAnsiTheme="minorHAnsi" w:cstheme="minorBidi"/>
          <w:noProof/>
          <w:lang w:eastAsia="de-DE"/>
        </w:rPr>
      </w:pPr>
      <w:ins w:id="10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04" w:author="rolf" w:date="2017-06-05T21:09:00Z">
        <w:r w:rsidR="004F0CED" w:rsidRPr="00AC5742">
          <w:rPr>
            <w:rStyle w:val="Hyperlink"/>
            <w:noProof/>
          </w:rPr>
        </w:r>
      </w:ins>
      <w:ins w:id="105"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06" w:author="rolf" w:date="2017-06-05T21:11:00Z">
        <w:r w:rsidR="00CD61A6">
          <w:rPr>
            <w:noProof/>
            <w:webHidden/>
          </w:rPr>
          <w:t>12</w:t>
        </w:r>
      </w:ins>
      <w:ins w:id="10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8" w:author="rolf" w:date="2017-06-05T18:05:00Z"/>
          <w:rFonts w:asciiTheme="minorHAnsi" w:eastAsiaTheme="minorEastAsia" w:hAnsiTheme="minorHAnsi" w:cstheme="minorBidi"/>
          <w:noProof/>
          <w:lang w:eastAsia="de-DE"/>
        </w:rPr>
      </w:pPr>
      <w:ins w:id="10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10" w:author="rolf" w:date="2017-06-05T21:09:00Z">
        <w:r w:rsidR="004F0CED" w:rsidRPr="00AC5742">
          <w:rPr>
            <w:rStyle w:val="Hyperlink"/>
            <w:noProof/>
          </w:rPr>
        </w:r>
      </w:ins>
      <w:ins w:id="111"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12" w:author="rolf" w:date="2017-06-05T21:11:00Z">
        <w:r w:rsidR="00CD61A6">
          <w:rPr>
            <w:noProof/>
            <w:webHidden/>
          </w:rPr>
          <w:t>14</w:t>
        </w:r>
      </w:ins>
      <w:ins w:id="11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4" w:author="rolf" w:date="2017-06-05T18:05:00Z"/>
          <w:rFonts w:asciiTheme="minorHAnsi" w:eastAsiaTheme="minorEastAsia" w:hAnsiTheme="minorHAnsi" w:cstheme="minorBidi"/>
          <w:noProof/>
          <w:lang w:eastAsia="de-DE"/>
        </w:rPr>
      </w:pPr>
      <w:ins w:id="11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16" w:author="rolf" w:date="2017-06-05T21:09:00Z">
        <w:r w:rsidR="004F0CED" w:rsidRPr="00AC5742">
          <w:rPr>
            <w:rStyle w:val="Hyperlink"/>
            <w:noProof/>
          </w:rPr>
        </w:r>
      </w:ins>
      <w:ins w:id="117"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18" w:author="rolf" w:date="2017-06-05T21:11:00Z">
        <w:r w:rsidR="00CD61A6">
          <w:rPr>
            <w:noProof/>
            <w:webHidden/>
          </w:rPr>
          <w:t>16</w:t>
        </w:r>
      </w:ins>
      <w:ins w:id="11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20" w:author="rolf" w:date="2017-06-05T18:05:00Z"/>
          <w:rFonts w:asciiTheme="minorHAnsi" w:eastAsiaTheme="minorEastAsia" w:hAnsiTheme="minorHAnsi" w:cstheme="minorBidi"/>
          <w:noProof/>
          <w:lang w:eastAsia="de-DE"/>
        </w:rPr>
      </w:pPr>
      <w:ins w:id="12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22" w:author="rolf" w:date="2017-06-05T21:09:00Z">
        <w:r w:rsidR="004F0CED" w:rsidRPr="00AC5742">
          <w:rPr>
            <w:rStyle w:val="Hyperlink"/>
            <w:noProof/>
          </w:rPr>
        </w:r>
      </w:ins>
      <w:ins w:id="123"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24" w:author="rolf" w:date="2017-06-05T21:11:00Z">
        <w:r w:rsidR="00CD61A6">
          <w:rPr>
            <w:noProof/>
            <w:webHidden/>
          </w:rPr>
          <w:t>18</w:t>
        </w:r>
      </w:ins>
      <w:ins w:id="125"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26" w:author="rolf" w:date="2017-06-05T18:05:00Z"/>
          <w:rFonts w:asciiTheme="minorHAnsi" w:eastAsiaTheme="minorEastAsia" w:hAnsiTheme="minorHAnsi" w:cstheme="minorBidi"/>
          <w:noProof/>
          <w:lang w:eastAsia="de-DE"/>
        </w:rPr>
      </w:pPr>
      <w:ins w:id="12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28" w:author="rolf" w:date="2017-06-05T21:09:00Z">
        <w:r w:rsidR="004F0CED" w:rsidRPr="00AC5742">
          <w:rPr>
            <w:rStyle w:val="Hyperlink"/>
            <w:noProof/>
          </w:rPr>
        </w:r>
      </w:ins>
      <w:ins w:id="129"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30" w:author="rolf" w:date="2017-06-05T21:11:00Z">
        <w:r w:rsidR="00CD61A6">
          <w:rPr>
            <w:noProof/>
            <w:webHidden/>
          </w:rPr>
          <w:t>24</w:t>
        </w:r>
      </w:ins>
      <w:ins w:id="13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32" w:author="rolf" w:date="2017-06-05T18:05:00Z"/>
          <w:rFonts w:asciiTheme="minorHAnsi" w:eastAsiaTheme="minorEastAsia" w:hAnsiTheme="minorHAnsi" w:cstheme="minorBidi"/>
          <w:noProof/>
          <w:lang w:eastAsia="de-DE"/>
        </w:rPr>
      </w:pPr>
      <w:ins w:id="13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34" w:author="rolf" w:date="2017-06-05T21:09:00Z">
        <w:r w:rsidR="004F0CED" w:rsidRPr="00AC5742">
          <w:rPr>
            <w:rStyle w:val="Hyperlink"/>
            <w:noProof/>
          </w:rPr>
        </w:r>
      </w:ins>
      <w:ins w:id="135"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36" w:author="rolf" w:date="2017-06-05T21:11:00Z">
        <w:r w:rsidR="00CD61A6">
          <w:rPr>
            <w:noProof/>
            <w:webHidden/>
          </w:rPr>
          <w:t>31</w:t>
        </w:r>
      </w:ins>
      <w:ins w:id="137"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38"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39" w:author="rolf" w:date="2017-06-05T18:05:00Z"/>
          <w:rFonts w:asciiTheme="minorHAnsi" w:eastAsiaTheme="minorEastAsia" w:hAnsiTheme="minorHAnsi" w:cstheme="minorBidi"/>
          <w:noProof/>
          <w:lang w:eastAsia="de-DE"/>
        </w:rPr>
      </w:pPr>
      <w:del w:id="140" w:author="rolf" w:date="2017-06-05T18:05:00Z">
        <w:r w:rsidRPr="003879FD" w:rsidDel="003879FD">
          <w:rPr>
            <w:noProof/>
            <w:rPrChange w:id="141"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42"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43" w:author="rolf" w:date="2017-06-05T18:05:00Z"/>
          <w:rFonts w:asciiTheme="minorHAnsi" w:eastAsiaTheme="minorEastAsia" w:hAnsiTheme="minorHAnsi" w:cstheme="minorBidi"/>
          <w:noProof/>
          <w:lang w:eastAsia="de-DE"/>
        </w:rPr>
      </w:pPr>
      <w:del w:id="144" w:author="rolf" w:date="2017-06-05T18:05:00Z">
        <w:r w:rsidRPr="003879FD" w:rsidDel="003879FD">
          <w:rPr>
            <w:noProof/>
            <w:rPrChange w:id="145"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46"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47" w:author="rolf" w:date="2017-06-05T18:05:00Z"/>
          <w:rFonts w:asciiTheme="minorHAnsi" w:eastAsiaTheme="minorEastAsia" w:hAnsiTheme="minorHAnsi" w:cstheme="minorBidi"/>
          <w:noProof/>
          <w:lang w:eastAsia="de-DE"/>
        </w:rPr>
      </w:pPr>
      <w:del w:id="148" w:author="rolf" w:date="2017-06-05T18:05:00Z">
        <w:r w:rsidRPr="003879FD" w:rsidDel="003879FD">
          <w:rPr>
            <w:noProof/>
            <w:rPrChange w:id="149"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50"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51" w:author="rolf" w:date="2017-06-05T18:05:00Z"/>
          <w:rFonts w:asciiTheme="minorHAnsi" w:eastAsiaTheme="minorEastAsia" w:hAnsiTheme="minorHAnsi" w:cstheme="minorBidi"/>
          <w:noProof/>
          <w:lang w:eastAsia="de-DE"/>
        </w:rPr>
      </w:pPr>
      <w:del w:id="152" w:author="rolf" w:date="2017-06-05T18:05:00Z">
        <w:r w:rsidRPr="003879FD" w:rsidDel="003879FD">
          <w:rPr>
            <w:noProof/>
            <w:rPrChange w:id="153"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54"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55" w:author="rolf" w:date="2017-06-05T18:05:00Z"/>
          <w:rFonts w:asciiTheme="minorHAnsi" w:eastAsiaTheme="minorEastAsia" w:hAnsiTheme="minorHAnsi" w:cstheme="minorBidi"/>
          <w:noProof/>
          <w:lang w:eastAsia="de-DE"/>
        </w:rPr>
      </w:pPr>
      <w:del w:id="156" w:author="rolf" w:date="2017-06-05T18:05:00Z">
        <w:r w:rsidRPr="003879FD" w:rsidDel="003879FD">
          <w:rPr>
            <w:noProof/>
            <w:rPrChange w:id="157"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58"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59" w:author="rolf" w:date="2017-06-05T18:05:00Z"/>
          <w:rFonts w:asciiTheme="minorHAnsi" w:eastAsiaTheme="minorEastAsia" w:hAnsiTheme="minorHAnsi" w:cstheme="minorBidi"/>
          <w:noProof/>
          <w:lang w:eastAsia="de-DE"/>
        </w:rPr>
      </w:pPr>
      <w:del w:id="160" w:author="rolf" w:date="2017-06-05T18:05:00Z">
        <w:r w:rsidRPr="003879FD" w:rsidDel="003879FD">
          <w:rPr>
            <w:noProof/>
            <w:rPrChange w:id="161"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62"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63" w:author="rolf" w:date="2017-06-05T18:05:00Z"/>
          <w:rFonts w:asciiTheme="minorHAnsi" w:eastAsiaTheme="minorEastAsia" w:hAnsiTheme="minorHAnsi" w:cstheme="minorBidi"/>
          <w:noProof/>
          <w:lang w:eastAsia="de-DE"/>
        </w:rPr>
      </w:pPr>
      <w:del w:id="164" w:author="rolf" w:date="2017-06-05T18:05:00Z">
        <w:r w:rsidRPr="003879FD" w:rsidDel="003879FD">
          <w:rPr>
            <w:noProof/>
            <w:rPrChange w:id="165"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66"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67" w:author="rolf" w:date="2017-06-05T18:05:00Z"/>
          <w:rFonts w:asciiTheme="minorHAnsi" w:eastAsiaTheme="minorEastAsia" w:hAnsiTheme="minorHAnsi" w:cstheme="minorBidi"/>
          <w:noProof/>
          <w:lang w:eastAsia="de-DE"/>
        </w:rPr>
      </w:pPr>
      <w:del w:id="168" w:author="rolf" w:date="2017-06-05T18:05:00Z">
        <w:r w:rsidRPr="003879FD" w:rsidDel="003879FD">
          <w:rPr>
            <w:noProof/>
            <w:rPrChange w:id="169"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70"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71" w:author="rolf" w:date="2017-06-05T18:05:00Z"/>
          <w:rFonts w:asciiTheme="minorHAnsi" w:eastAsiaTheme="minorEastAsia" w:hAnsiTheme="minorHAnsi" w:cstheme="minorBidi"/>
          <w:noProof/>
          <w:lang w:eastAsia="de-DE"/>
        </w:rPr>
      </w:pPr>
      <w:del w:id="172" w:author="rolf" w:date="2017-06-05T18:05:00Z">
        <w:r w:rsidRPr="003879FD" w:rsidDel="003879FD">
          <w:rPr>
            <w:noProof/>
            <w:rPrChange w:id="173"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174"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75" w:author="rolf" w:date="2017-06-05T18:05:00Z"/>
          <w:rFonts w:asciiTheme="minorHAnsi" w:eastAsiaTheme="minorEastAsia" w:hAnsiTheme="minorHAnsi" w:cstheme="minorBidi"/>
          <w:noProof/>
          <w:lang w:eastAsia="de-DE"/>
        </w:rPr>
      </w:pPr>
      <w:del w:id="176" w:author="rolf" w:date="2017-06-05T18:05:00Z">
        <w:r w:rsidRPr="003879FD" w:rsidDel="003879FD">
          <w:rPr>
            <w:noProof/>
            <w:rPrChange w:id="177"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178"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79" w:author="rolf" w:date="2017-06-05T18:05:00Z"/>
          <w:rFonts w:asciiTheme="minorHAnsi" w:eastAsiaTheme="minorEastAsia" w:hAnsiTheme="minorHAnsi" w:cstheme="minorBidi"/>
          <w:noProof/>
          <w:lang w:eastAsia="de-DE"/>
        </w:rPr>
      </w:pPr>
      <w:del w:id="180" w:author="rolf" w:date="2017-06-05T18:05:00Z">
        <w:r w:rsidRPr="003879FD" w:rsidDel="003879FD">
          <w:rPr>
            <w:noProof/>
            <w:rPrChange w:id="181"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182"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183" w:author="rolf" w:date="2017-06-05T18:05:00Z"/>
          <w:rFonts w:asciiTheme="minorHAnsi" w:eastAsiaTheme="minorEastAsia" w:hAnsiTheme="minorHAnsi" w:cstheme="minorBidi"/>
          <w:noProof/>
          <w:lang w:eastAsia="de-DE"/>
        </w:rPr>
      </w:pPr>
      <w:del w:id="184" w:author="rolf" w:date="2017-06-05T18:05:00Z">
        <w:r w:rsidRPr="003879FD" w:rsidDel="003879FD">
          <w:rPr>
            <w:noProof/>
            <w:rPrChange w:id="185"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186"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187" w:author="rolf" w:date="2017-06-05T18:05:00Z"/>
          <w:rFonts w:asciiTheme="minorHAnsi" w:eastAsiaTheme="minorEastAsia" w:hAnsiTheme="minorHAnsi" w:cstheme="minorBidi"/>
          <w:noProof/>
          <w:lang w:eastAsia="de-DE"/>
        </w:rPr>
      </w:pPr>
      <w:del w:id="188" w:author="rolf" w:date="2017-06-05T18:05:00Z">
        <w:r w:rsidRPr="003879FD" w:rsidDel="003879FD">
          <w:rPr>
            <w:noProof/>
            <w:rPrChange w:id="189"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190" w:author="rolf" w:date="2017-06-05T18:05:00Z"/>
          <w:rFonts w:asciiTheme="minorHAnsi" w:eastAsiaTheme="minorEastAsia" w:hAnsiTheme="minorHAnsi" w:cstheme="minorBidi"/>
          <w:noProof/>
          <w:lang w:eastAsia="de-DE"/>
        </w:rPr>
      </w:pPr>
      <w:del w:id="191" w:author="rolf" w:date="2017-06-05T18:05:00Z">
        <w:r w:rsidRPr="003879FD" w:rsidDel="003879FD">
          <w:rPr>
            <w:noProof/>
            <w:rPrChange w:id="192"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193" w:author="rolf" w:date="2017-06-05T18:05:00Z"/>
          <w:rFonts w:asciiTheme="minorHAnsi" w:eastAsiaTheme="minorEastAsia" w:hAnsiTheme="minorHAnsi" w:cstheme="minorBidi"/>
          <w:noProof/>
          <w:lang w:eastAsia="de-DE"/>
        </w:rPr>
      </w:pPr>
      <w:del w:id="194" w:author="rolf" w:date="2017-06-05T18:05:00Z">
        <w:r w:rsidRPr="003879FD" w:rsidDel="003879FD">
          <w:rPr>
            <w:noProof/>
            <w:rPrChange w:id="195"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196" w:name="_Toc484449257"/>
      <w:r w:rsidRPr="002B5809">
        <w:rPr>
          <w:lang w:val="en-US"/>
        </w:rPr>
        <w:t>Introduction</w:t>
      </w:r>
      <w:bookmarkStart w:id="197" w:name="_GoBack"/>
      <w:bookmarkEnd w:id="196"/>
      <w:bookmarkEnd w:id="197"/>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198" w:author="rolf" w:date="2017-06-05T20:54:00Z">
        <w:r w:rsidR="00ED585E" w:rsidRPr="002B5809" w:rsidDel="00E36242">
          <w:rPr>
            <w:lang w:val="en-US"/>
          </w:rPr>
          <w:delText xml:space="preserve">“ </w:delText>
        </w:r>
      </w:del>
      <w:ins w:id="199"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00" w:author="rolf" w:date="2017-06-05T15:36:00Z"/>
          <w:lang w:val="en-US"/>
        </w:rPr>
      </w:pPr>
    </w:p>
    <w:p w:rsidR="00D547DB" w:rsidRDefault="00D547DB">
      <w:pPr>
        <w:pStyle w:val="berschrift2"/>
        <w:rPr>
          <w:ins w:id="201" w:author="rolf" w:date="2017-06-05T15:36:00Z"/>
          <w:lang w:val="en-US"/>
        </w:rPr>
        <w:pPrChange w:id="202" w:author="rolf" w:date="2017-06-05T15:36:00Z">
          <w:pPr/>
        </w:pPrChange>
      </w:pPr>
      <w:bookmarkStart w:id="203" w:name="_Toc484449258"/>
      <w:ins w:id="204" w:author="rolf" w:date="2017-06-05T15:36:00Z">
        <w:r>
          <w:rPr>
            <w:lang w:val="en-US"/>
          </w:rPr>
          <w:t>Changelog</w:t>
        </w:r>
        <w:bookmarkEnd w:id="203"/>
      </w:ins>
    </w:p>
    <w:p w:rsidR="00D547DB" w:rsidRPr="00D547DB" w:rsidRDefault="00D547DB" w:rsidP="00D547DB">
      <w:pPr>
        <w:pStyle w:val="Listenabsatz"/>
        <w:keepNext/>
        <w:numPr>
          <w:ilvl w:val="0"/>
          <w:numId w:val="29"/>
        </w:numPr>
        <w:spacing w:before="240" w:after="60"/>
        <w:contextualSpacing w:val="0"/>
        <w:outlineLvl w:val="2"/>
        <w:rPr>
          <w:ins w:id="205"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06"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07" w:author="rolf" w:date="2017-06-05T15:37:00Z"/>
          <w:rFonts w:ascii="Arial" w:eastAsiaTheme="majorEastAsia" w:hAnsi="Arial" w:cstheme="majorBidi"/>
          <w:b/>
          <w:bCs/>
          <w:vanish/>
          <w:sz w:val="26"/>
          <w:szCs w:val="26"/>
          <w:lang w:val="en-US" w:eastAsia="de-DE"/>
        </w:rPr>
      </w:pPr>
      <w:bookmarkStart w:id="208" w:name="_Toc484449259"/>
      <w:bookmarkEnd w:id="208"/>
    </w:p>
    <w:p w:rsidR="00D547DB" w:rsidRPr="00D547DB" w:rsidRDefault="00D547DB" w:rsidP="00D547DB">
      <w:pPr>
        <w:pStyle w:val="Listenabsatz"/>
        <w:keepNext/>
        <w:numPr>
          <w:ilvl w:val="1"/>
          <w:numId w:val="29"/>
        </w:numPr>
        <w:spacing w:before="240" w:after="60"/>
        <w:contextualSpacing w:val="0"/>
        <w:outlineLvl w:val="2"/>
        <w:rPr>
          <w:ins w:id="209" w:author="rolf" w:date="2017-06-05T15:37:00Z"/>
          <w:rFonts w:ascii="Arial" w:eastAsiaTheme="majorEastAsia" w:hAnsi="Arial" w:cstheme="majorBidi"/>
          <w:b/>
          <w:bCs/>
          <w:vanish/>
          <w:sz w:val="26"/>
          <w:szCs w:val="26"/>
          <w:lang w:val="en-US" w:eastAsia="de-DE"/>
        </w:rPr>
      </w:pPr>
      <w:bookmarkStart w:id="210" w:name="_Toc484449260"/>
      <w:bookmarkEnd w:id="210"/>
    </w:p>
    <w:p w:rsidR="00D547DB" w:rsidRDefault="00075AD1">
      <w:pPr>
        <w:pStyle w:val="berschrift3"/>
        <w:rPr>
          <w:ins w:id="211" w:author="rolf" w:date="2017-06-05T15:37:00Z"/>
          <w:lang w:val="en-US"/>
        </w:rPr>
        <w:pPrChange w:id="212" w:author="rolf" w:date="2017-06-05T15:37:00Z">
          <w:pPr/>
        </w:pPrChange>
      </w:pPr>
      <w:bookmarkStart w:id="213" w:name="_Toc484449261"/>
      <w:ins w:id="214" w:author="rolf" w:date="2017-06-05T15:37:00Z">
        <w:r>
          <w:rPr>
            <w:lang w:val="en-US"/>
          </w:rPr>
          <w:t>Changes since version 0.9.3 (October 2016)</w:t>
        </w:r>
        <w:bookmarkEnd w:id="213"/>
      </w:ins>
    </w:p>
    <w:p w:rsidR="00075AD1" w:rsidRDefault="00075AD1">
      <w:pPr>
        <w:pStyle w:val="Listenabsatz"/>
        <w:numPr>
          <w:ilvl w:val="0"/>
          <w:numId w:val="41"/>
        </w:numPr>
        <w:rPr>
          <w:ins w:id="215" w:author="rolf" w:date="2017-06-05T15:41:00Z"/>
          <w:lang w:val="en-US" w:eastAsia="de-DE"/>
        </w:rPr>
        <w:pPrChange w:id="216" w:author="rolf" w:date="2017-06-05T15:39:00Z">
          <w:pPr/>
        </w:pPrChange>
      </w:pPr>
      <w:ins w:id="217" w:author="rolf" w:date="2017-06-05T15:39:00Z">
        <w:r>
          <w:rPr>
            <w:lang w:val="en-US" w:eastAsia="de-DE"/>
          </w:rPr>
          <w:t>Intro</w:t>
        </w:r>
        <w:r w:rsidR="00F16035">
          <w:rPr>
            <w:lang w:val="en-US" w:eastAsia="de-DE"/>
          </w:rPr>
          <w:t xml:space="preserve">duction of Auto-alignment (see </w:t>
        </w:r>
      </w:ins>
      <w:ins w:id="218" w:author="rolf" w:date="2017-06-05T19:50:00Z">
        <w:r w:rsidR="00F16035">
          <w:rPr>
            <w:lang w:val="en-US" w:eastAsia="de-DE"/>
          </w:rPr>
          <w:t>S</w:t>
        </w:r>
      </w:ins>
      <w:ins w:id="219" w:author="rolf" w:date="2017-06-05T15:39:00Z">
        <w:r>
          <w:rPr>
            <w:lang w:val="en-US" w:eastAsia="de-DE"/>
          </w:rPr>
          <w:t xml:space="preserve">ection </w:t>
        </w:r>
      </w:ins>
      <w:ins w:id="220" w:author="rolf" w:date="2017-06-05T19:50:00Z">
        <w:r w:rsidR="00F16035">
          <w:rPr>
            <w:lang w:val="en-US" w:eastAsia="de-DE"/>
          </w:rPr>
          <w:fldChar w:fldCharType="begin"/>
        </w:r>
        <w:r w:rsidR="00F16035">
          <w:rPr>
            <w:lang w:val="en-US" w:eastAsia="de-DE"/>
          </w:rPr>
          <w:instrText xml:space="preserve"> REF _Ref484455529 \r \h </w:instrText>
        </w:r>
        <w:r w:rsidR="00F16035">
          <w:rPr>
            <w:lang w:val="en-US" w:eastAsia="de-DE"/>
          </w:rPr>
        </w:r>
      </w:ins>
      <w:r w:rsidR="00F16035">
        <w:rPr>
          <w:lang w:val="en-US" w:eastAsia="de-DE"/>
        </w:rPr>
        <w:fldChar w:fldCharType="separate"/>
      </w:r>
      <w:ins w:id="221" w:author="rolf" w:date="2017-06-05T21:11:00Z">
        <w:r w:rsidR="00CD61A6">
          <w:rPr>
            <w:lang w:val="en-US" w:eastAsia="de-DE"/>
          </w:rPr>
          <w:t>4.9</w:t>
        </w:r>
      </w:ins>
      <w:ins w:id="222" w:author="rolf" w:date="2017-06-05T19:50:00Z">
        <w:r w:rsidR="00F16035">
          <w:rPr>
            <w:lang w:val="en-US" w:eastAsia="de-DE"/>
          </w:rPr>
          <w:fldChar w:fldCharType="end"/>
        </w:r>
      </w:ins>
      <w:ins w:id="223" w:author="rolf" w:date="2017-06-05T15:39:00Z">
        <w:r>
          <w:rPr>
            <w:lang w:val="en-US" w:eastAsia="de-DE"/>
          </w:rPr>
          <w:t xml:space="preserve">). </w:t>
        </w:r>
      </w:ins>
      <w:ins w:id="224" w:author="rolf" w:date="2017-06-05T15:40:00Z">
        <w:r>
          <w:rPr>
            <w:lang w:val="en-US" w:eastAsia="de-DE"/>
          </w:rPr>
          <w:t>A new GUI button “Auto-Alignment on/off” was added.</w:t>
        </w:r>
      </w:ins>
      <w:ins w:id="225"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26" w:author="rolf" w:date="2017-06-05T15:41:00Z"/>
          <w:lang w:val="en-US" w:eastAsia="de-DE"/>
        </w:rPr>
        <w:pPrChange w:id="227" w:author="rolf" w:date="2017-06-05T15:39:00Z">
          <w:pPr/>
        </w:pPrChange>
      </w:pPr>
      <w:ins w:id="228" w:author="rolf" w:date="2017-06-05T15:41:00Z">
        <w:r>
          <w:rPr>
            <w:lang w:val="en-US" w:eastAsia="de-DE"/>
          </w:rPr>
          <w:t>New option to record more than one vi</w:t>
        </w:r>
        <w:r w:rsidR="00F16035">
          <w:rPr>
            <w:lang w:val="en-US" w:eastAsia="de-DE"/>
          </w:rPr>
          <w:t xml:space="preserve">deo at each tile location (see </w:t>
        </w:r>
      </w:ins>
      <w:ins w:id="229" w:author="rolf" w:date="2017-06-05T19:50:00Z">
        <w:r w:rsidR="00F16035">
          <w:rPr>
            <w:lang w:val="en-US" w:eastAsia="de-DE"/>
          </w:rPr>
          <w:t>S</w:t>
        </w:r>
      </w:ins>
      <w:ins w:id="230" w:author="rolf" w:date="2017-06-05T15:41:00Z">
        <w:r>
          <w:rPr>
            <w:lang w:val="en-US" w:eastAsia="de-DE"/>
          </w:rPr>
          <w:t xml:space="preserve">ection </w:t>
        </w:r>
      </w:ins>
      <w:ins w:id="231" w:author="rolf" w:date="2017-06-05T20:37:00Z">
        <w:r w:rsidR="000E0E04">
          <w:rPr>
            <w:lang w:val="en-US" w:eastAsia="de-DE"/>
          </w:rPr>
          <w:fldChar w:fldCharType="begin"/>
        </w:r>
        <w:r w:rsidR="000E0E04">
          <w:rPr>
            <w:lang w:val="en-US" w:eastAsia="de-DE"/>
          </w:rPr>
          <w:instrText xml:space="preserve"> REF _Ref436147257 \r \h </w:instrText>
        </w:r>
        <w:r w:rsidR="000E0E04">
          <w:rPr>
            <w:lang w:val="en-US" w:eastAsia="de-DE"/>
          </w:rPr>
        </w:r>
      </w:ins>
      <w:r w:rsidR="000E0E04">
        <w:rPr>
          <w:lang w:val="en-US" w:eastAsia="de-DE"/>
        </w:rPr>
        <w:fldChar w:fldCharType="separate"/>
      </w:r>
      <w:ins w:id="232" w:author="rolf" w:date="2017-06-05T21:11:00Z">
        <w:r w:rsidR="00CD61A6">
          <w:rPr>
            <w:lang w:val="en-US" w:eastAsia="de-DE"/>
          </w:rPr>
          <w:t>4.7</w:t>
        </w:r>
      </w:ins>
      <w:ins w:id="233" w:author="rolf" w:date="2017-06-05T20:37:00Z">
        <w:r w:rsidR="000E0E04">
          <w:rPr>
            <w:lang w:val="en-US" w:eastAsia="de-DE"/>
          </w:rPr>
          <w:fldChar w:fldCharType="end"/>
        </w:r>
      </w:ins>
      <w:ins w:id="234" w:author="rolf" w:date="2017-06-05T15:41:00Z">
        <w:r>
          <w:rPr>
            <w:lang w:val="en-US" w:eastAsia="de-DE"/>
          </w:rPr>
          <w:t>).</w:t>
        </w:r>
      </w:ins>
    </w:p>
    <w:p w:rsidR="00075AD1" w:rsidRDefault="00075AD1">
      <w:pPr>
        <w:pStyle w:val="Listenabsatz"/>
        <w:numPr>
          <w:ilvl w:val="0"/>
          <w:numId w:val="41"/>
        </w:numPr>
        <w:rPr>
          <w:ins w:id="235" w:author="rolf" w:date="2017-06-05T15:46:00Z"/>
          <w:lang w:val="en-US" w:eastAsia="de-DE"/>
        </w:rPr>
        <w:pPrChange w:id="236" w:author="rolf" w:date="2017-06-05T15:39:00Z">
          <w:pPr/>
        </w:pPrChange>
      </w:pPr>
      <w:ins w:id="237" w:author="rolf" w:date="2017-06-05T15:43:00Z">
        <w:r>
          <w:rPr>
            <w:lang w:val="en-US" w:eastAsia="de-DE"/>
          </w:rPr>
          <w:t xml:space="preserve">Introduction of </w:t>
        </w:r>
      </w:ins>
      <w:ins w:id="238" w:author="rolf" w:date="2017-06-05T20:38:00Z">
        <w:r w:rsidR="000E0E04">
          <w:rPr>
            <w:lang w:val="en-US" w:eastAsia="de-DE"/>
          </w:rPr>
          <w:t>four</w:t>
        </w:r>
      </w:ins>
      <w:ins w:id="239" w:author="rolf" w:date="2017-06-05T15:43:00Z">
        <w:r>
          <w:rPr>
            <w:lang w:val="en-US" w:eastAsia="de-DE"/>
          </w:rPr>
          <w:t xml:space="preserve"> protocol levels with i</w:t>
        </w:r>
        <w:r w:rsidR="00F16035">
          <w:rPr>
            <w:lang w:val="en-US" w:eastAsia="de-DE"/>
          </w:rPr>
          <w:t xml:space="preserve">ncreasing level of detail (see </w:t>
        </w:r>
      </w:ins>
      <w:ins w:id="240" w:author="rolf" w:date="2017-06-05T19:50:00Z">
        <w:r w:rsidR="00F16035">
          <w:rPr>
            <w:lang w:val="en-US" w:eastAsia="de-DE"/>
          </w:rPr>
          <w:t>S</w:t>
        </w:r>
      </w:ins>
      <w:ins w:id="241" w:author="rolf" w:date="2017-06-05T15:43:00Z">
        <w:r>
          <w:rPr>
            <w:lang w:val="en-US" w:eastAsia="de-DE"/>
          </w:rPr>
          <w:t xml:space="preserve">ection </w:t>
        </w:r>
      </w:ins>
      <w:ins w:id="242" w:author="rolf" w:date="2017-06-05T20:23:00Z">
        <w:r w:rsidR="00255AFB">
          <w:rPr>
            <w:lang w:val="en-US" w:eastAsia="de-DE"/>
          </w:rPr>
          <w:fldChar w:fldCharType="begin"/>
        </w:r>
        <w:r w:rsidR="00255AFB">
          <w:rPr>
            <w:lang w:val="en-US" w:eastAsia="de-DE"/>
          </w:rPr>
          <w:instrText xml:space="preserve"> REF _Ref484457563 \r \h </w:instrText>
        </w:r>
        <w:r w:rsidR="00255AFB">
          <w:rPr>
            <w:lang w:val="en-US" w:eastAsia="de-DE"/>
          </w:rPr>
        </w:r>
      </w:ins>
      <w:r w:rsidR="00255AFB">
        <w:rPr>
          <w:lang w:val="en-US" w:eastAsia="de-DE"/>
        </w:rPr>
        <w:fldChar w:fldCharType="separate"/>
      </w:r>
      <w:ins w:id="243" w:author="rolf" w:date="2017-06-05T21:11:00Z">
        <w:r w:rsidR="00CD61A6">
          <w:rPr>
            <w:lang w:val="en-US" w:eastAsia="de-DE"/>
          </w:rPr>
          <w:t>4.1</w:t>
        </w:r>
      </w:ins>
      <w:ins w:id="244" w:author="rolf" w:date="2017-06-05T20:23:00Z">
        <w:r w:rsidR="00255AFB">
          <w:rPr>
            <w:lang w:val="en-US" w:eastAsia="de-DE"/>
          </w:rPr>
          <w:fldChar w:fldCharType="end"/>
        </w:r>
      </w:ins>
      <w:ins w:id="245" w:author="rolf" w:date="2017-06-05T15:43:00Z">
        <w:r>
          <w:rPr>
            <w:lang w:val="en-US" w:eastAsia="de-DE"/>
          </w:rPr>
          <w:t>). Also, readability of the protocol was improved.</w:t>
        </w:r>
      </w:ins>
    </w:p>
    <w:p w:rsidR="00075AD1" w:rsidRPr="00075AD1" w:rsidRDefault="00075AD1">
      <w:pPr>
        <w:rPr>
          <w:lang w:val="en-US" w:eastAsia="de-DE"/>
          <w:rPrChange w:id="246" w:author="rolf" w:date="2017-06-05T15:46:00Z">
            <w:rPr>
              <w:lang w:val="en-US"/>
            </w:rPr>
          </w:rPrChange>
        </w:rPr>
      </w:pPr>
      <w:ins w:id="247" w:author="rolf" w:date="2017-06-05T15:46:00Z">
        <w:r>
          <w:rPr>
            <w:lang w:val="en-US" w:eastAsia="de-DE"/>
          </w:rPr>
          <w:t xml:space="preserve">If at startup a </w:t>
        </w:r>
      </w:ins>
      <w:ins w:id="248" w:author="rolf" w:date="2017-06-05T15:47:00Z">
        <w:r>
          <w:rPr>
            <w:lang w:val="en-US" w:eastAsia="de-DE"/>
          </w:rPr>
          <w:t xml:space="preserve">0.9.3 </w:t>
        </w:r>
      </w:ins>
      <w:ins w:id="249" w:author="rolf" w:date="2017-06-05T15:46:00Z">
        <w:r>
          <w:rPr>
            <w:lang w:val="en-US" w:eastAsia="de-DE"/>
          </w:rPr>
          <w:t>configuration file is found in the user</w:t>
        </w:r>
      </w:ins>
      <w:ins w:id="250"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51" w:name="_Ref447780942"/>
      <w:bookmarkStart w:id="252" w:name="_Toc484449262"/>
      <w:r w:rsidRPr="002B5809">
        <w:rPr>
          <w:lang w:val="en-US"/>
        </w:rPr>
        <w:t>System Requirements and Software Installation</w:t>
      </w:r>
      <w:bookmarkEnd w:id="251"/>
      <w:bookmarkEnd w:id="252"/>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lastRenderedPageBreak/>
        <w:t xml:space="preserve">The ASCOM software can be downloaded from the website </w:t>
      </w:r>
      <w:r w:rsidR="00EE2235">
        <w:fldChar w:fldCharType="begin"/>
      </w:r>
      <w:r w:rsidR="00EE2235" w:rsidRPr="00EE2235">
        <w:rPr>
          <w:lang w:val="en-US"/>
          <w:rPrChange w:id="253"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54" w:author="rolf" w:date="2017-06-05T20:48:00Z">
        <w:r w:rsidR="00A35A9A" w:rsidRPr="002B5809" w:rsidDel="00CD72D8">
          <w:rPr>
            <w:lang w:val="en-US"/>
          </w:rPr>
          <w:delText>“</w:delText>
        </w:r>
        <w:r w:rsidR="00DA505A" w:rsidRPr="002B5809" w:rsidDel="00CD72D8">
          <w:rPr>
            <w:lang w:val="en-US"/>
          </w:rPr>
          <w:delText xml:space="preserve">. </w:delText>
        </w:r>
      </w:del>
      <w:ins w:id="255"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56"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57" w:author="rolf" w:date="2016-05-01T09:35:00Z">
        <w:r w:rsidR="0096753C">
          <w:rPr>
            <w:lang w:val="en-US"/>
          </w:rPr>
          <w:t xml:space="preserve"> assumes </w:t>
        </w:r>
      </w:ins>
      <w:ins w:id="258" w:author="rolf" w:date="2016-05-01T09:37:00Z">
        <w:r w:rsidR="00627D38">
          <w:rPr>
            <w:lang w:val="en-US"/>
          </w:rPr>
          <w:t xml:space="preserve">that </w:t>
        </w:r>
      </w:ins>
      <w:ins w:id="259" w:author="rolf" w:date="2016-05-01T09:35:00Z">
        <w:r w:rsidR="0096753C">
          <w:rPr>
            <w:lang w:val="en-US"/>
          </w:rPr>
          <w:t>the telescope</w:t>
        </w:r>
      </w:ins>
      <w:ins w:id="260" w:author="rolf" w:date="2016-05-01T09:36:00Z">
        <w:r w:rsidR="0096753C">
          <w:rPr>
            <w:lang w:val="en-US"/>
          </w:rPr>
          <w:t xml:space="preserve"> </w:t>
        </w:r>
      </w:ins>
      <w:ins w:id="261" w:author="rolf" w:date="2016-05-01T09:37:00Z">
        <w:r w:rsidR="00627D38">
          <w:rPr>
            <w:lang w:val="en-US"/>
          </w:rPr>
          <w:t>is</w:t>
        </w:r>
      </w:ins>
      <w:ins w:id="262" w:author="rolf" w:date="2016-05-01T09:35:00Z">
        <w:r w:rsidR="0096753C">
          <w:rPr>
            <w:lang w:val="en-US"/>
          </w:rPr>
          <w:t xml:space="preserve"> </w:t>
        </w:r>
      </w:ins>
      <w:ins w:id="263" w:author="rolf" w:date="2016-05-01T09:37:00Z">
        <w:r w:rsidR="00627D38">
          <w:rPr>
            <w:lang w:val="en-US"/>
          </w:rPr>
          <w:t xml:space="preserve">mounted </w:t>
        </w:r>
      </w:ins>
      <w:ins w:id="264" w:author="rolf" w:date="2016-05-01T09:35:00Z">
        <w:r w:rsidR="0096753C">
          <w:rPr>
            <w:lang w:val="en-US"/>
          </w:rPr>
          <w:t>equatoria</w:t>
        </w:r>
      </w:ins>
      <w:ins w:id="265" w:author="rolf" w:date="2016-05-01T09:36:00Z">
        <w:r w:rsidR="0096753C">
          <w:rPr>
            <w:lang w:val="en-US"/>
          </w:rPr>
          <w:t>l</w:t>
        </w:r>
      </w:ins>
      <w:ins w:id="266" w:author="rolf" w:date="2016-05-01T09:35:00Z">
        <w:r w:rsidR="0096753C">
          <w:rPr>
            <w:lang w:val="en-US"/>
          </w:rPr>
          <w:t>l</w:t>
        </w:r>
      </w:ins>
      <w:ins w:id="267" w:author="rolf" w:date="2016-05-01T09:36:00Z">
        <w:r w:rsidR="0096753C">
          <w:rPr>
            <w:lang w:val="en-US"/>
          </w:rPr>
          <w:t>y.</w:t>
        </w:r>
      </w:ins>
      <w:r>
        <w:rPr>
          <w:lang w:val="en-US"/>
        </w:rPr>
        <w:t xml:space="preserve"> </w:t>
      </w:r>
      <w:ins w:id="268" w:author="rolf" w:date="2016-05-01T09:36:00Z">
        <w:r w:rsidR="0096753C">
          <w:rPr>
            <w:lang w:val="en-US"/>
          </w:rPr>
          <w:t xml:space="preserve">It </w:t>
        </w:r>
      </w:ins>
      <w:r>
        <w:rPr>
          <w:lang w:val="en-US"/>
        </w:rPr>
        <w:t xml:space="preserve">operates </w:t>
      </w:r>
      <w:del w:id="269" w:author="rolf" w:date="2016-05-01T09:38:00Z">
        <w:r w:rsidDel="00627D38">
          <w:rPr>
            <w:lang w:val="en-US"/>
          </w:rPr>
          <w:delText xml:space="preserve">the </w:delText>
        </w:r>
      </w:del>
      <w:del w:id="270" w:author="rolf" w:date="2016-05-01T09:36:00Z">
        <w:r w:rsidDel="0096753C">
          <w:rPr>
            <w:lang w:val="en-US"/>
          </w:rPr>
          <w:delText xml:space="preserve">telescope </w:delText>
        </w:r>
      </w:del>
      <w:del w:id="271" w:author="rolf" w:date="2016-05-01T09:38:00Z">
        <w:r w:rsidDel="00627D38">
          <w:rPr>
            <w:lang w:val="en-US"/>
          </w:rPr>
          <w:delText>mounting</w:delText>
        </w:r>
      </w:del>
      <w:ins w:id="272"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3E52CAD9" wp14:editId="093CC612">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273" w:author="rolf" w:date="2016-05-01T08:38:00Z">
        <w:r w:rsidDel="00EE2235">
          <w:rPr>
            <w:lang w:val="en-US"/>
          </w:rPr>
          <w:delText>0</w:delText>
        </w:r>
      </w:del>
      <w:proofErr w:type="gramStart"/>
      <w:ins w:id="274"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275"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276" w:author="rolf" w:date="2016-05-01T08:39:00Z">
        <w:r w:rsidR="002B73B7" w:rsidRPr="002B5809" w:rsidDel="00EE2235">
          <w:rPr>
            <w:lang w:val="en-US"/>
          </w:rPr>
          <w:delText>en</w:delText>
        </w:r>
        <w:r w:rsidR="002B73B7" w:rsidDel="00EE2235">
          <w:rPr>
            <w:lang w:val="en-US"/>
          </w:rPr>
          <w:delText xml:space="preserve">tries </w:delText>
        </w:r>
      </w:del>
      <w:ins w:id="277"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r w:rsidR="002B73B7" w:rsidRPr="002B5809">
        <w:rPr>
          <w:lang w:val="en-US"/>
        </w:rPr>
        <w:t xml:space="preserve">“MoonPanoramaMaker.ini” and “MoonPanoramaMaker.log” </w:t>
      </w:r>
      <w:r w:rsidR="00DE0FF3">
        <w:rPr>
          <w:lang w:val="en-US"/>
        </w:rPr>
        <w:t>in</w:t>
      </w:r>
      <w:r w:rsidR="002B73B7" w:rsidRPr="002B5809">
        <w:rPr>
          <w:lang w:val="en-US"/>
        </w:rPr>
        <w:t xml:space="preserve"> the user’s home directory.</w:t>
      </w:r>
      <w:r w:rsidR="00DE0FF3">
        <w:rPr>
          <w:lang w:val="en-US"/>
        </w:rPr>
        <w:t xml:space="preserve"> </w:t>
      </w:r>
      <w:r>
        <w:rPr>
          <w:lang w:val="en-US"/>
        </w:rPr>
        <w:t>Those two files</w:t>
      </w:r>
      <w:r w:rsidR="00DE0FF3">
        <w:rPr>
          <w:lang w:val="en-US"/>
        </w:rPr>
        <w:t xml:space="preserve"> have to be deleted manually.</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7B874ED7" wp14:editId="10E8980D">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461DEDA2" wp14:editId="05324190">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F16035" w:rsidRPr="0030015A" w:rsidRDefault="00F1603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F16035" w:rsidRPr="0030015A" w:rsidRDefault="00F1603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409DF64" wp14:editId="39CBF45E">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278"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279"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r w:rsidR="00FA7BB4" w:rsidRPr="002B5809">
        <w:rPr>
          <w:lang w:val="en-US"/>
        </w:rPr>
        <w:t>Torsten Edelmann</w:t>
      </w:r>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280" w:author="rolf" w:date="2016-05-01T08:41:00Z">
        <w:r w:rsidR="00E7337C" w:rsidRPr="002B5809" w:rsidDel="00EE2235">
          <w:rPr>
            <w:lang w:val="en-US"/>
          </w:rPr>
          <w:delText xml:space="preserve">file </w:delText>
        </w:r>
      </w:del>
      <w:ins w:id="281"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282" w:author="rolf" w:date="2016-05-01T08:43:00Z">
        <w:r w:rsidR="00EE2235">
          <w:rPr>
            <w:lang w:val="en-US"/>
          </w:rPr>
          <w:t xml:space="preserve">(it only contains the single file </w:t>
        </w:r>
      </w:ins>
      <w:r w:rsidR="00E7337C" w:rsidRPr="002B5809">
        <w:rPr>
          <w:lang w:val="en-US"/>
        </w:rPr>
        <w:t>“MoonPanoramaMaker.jar”</w:t>
      </w:r>
      <w:ins w:id="283"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284" w:author="rolf" w:date="2016-05-01T08:47:00Z">
        <w:r w:rsidR="00DE0FF3" w:rsidRPr="002B5809" w:rsidDel="003A4583">
          <w:rPr>
            <w:lang w:val="en-US"/>
          </w:rPr>
          <w:delText>P</w:delText>
        </w:r>
      </w:del>
      <w:ins w:id="285" w:author="rolf" w:date="2016-05-01T08:48:00Z">
        <w:r w:rsidR="003A4583">
          <w:rPr>
            <w:lang w:val="en-US"/>
          </w:rPr>
          <w:t>p</w:t>
        </w:r>
      </w:ins>
      <w:r w:rsidR="00DE0FF3" w:rsidRPr="002B5809">
        <w:rPr>
          <w:lang w:val="en-US"/>
        </w:rPr>
        <w:t>lugins</w:t>
      </w:r>
      <w:ins w:id="286"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287" w:author="rolf" w:date="2017-06-05T15:45:00Z">
        <w:r w:rsidR="00075AD1">
          <w:rPr>
            <w:lang w:val="en-US"/>
          </w:rPr>
          <w:t xml:space="preserve"> (Make sure to copy the complete folder, and not only the jar file.</w:t>
        </w:r>
      </w:ins>
      <w:ins w:id="288" w:author="rolf" w:date="2017-06-05T15:46:00Z">
        <w:r w:rsidR="00075AD1">
          <w:rPr>
            <w:lang w:val="en-US"/>
          </w:rPr>
          <w:t>)</w:t>
        </w:r>
      </w:ins>
    </w:p>
    <w:p w:rsidR="00421B74" w:rsidRDefault="00EE2235" w:rsidP="007A1CFC">
      <w:pPr>
        <w:rPr>
          <w:lang w:val="en-US"/>
        </w:rPr>
      </w:pPr>
      <w:proofErr w:type="spellStart"/>
      <w:ins w:id="289" w:author="rolf" w:date="2016-05-01T08:45:00Z">
        <w:r>
          <w:rPr>
            <w:lang w:val="en-US"/>
          </w:rPr>
          <w:t>MoonPanoramaMaker</w:t>
        </w:r>
        <w:proofErr w:type="spellEnd"/>
        <w:r>
          <w:rPr>
            <w:lang w:val="en-US"/>
          </w:rPr>
          <w:t xml:space="preserve"> </w:t>
        </w:r>
      </w:ins>
      <w:ins w:id="290" w:author="rolf" w:date="2016-10-29T18:12:00Z">
        <w:r w:rsidR="006B2BFE">
          <w:rPr>
            <w:lang w:val="en-US"/>
          </w:rPr>
          <w:t>0.9.</w:t>
        </w:r>
      </w:ins>
      <w:ins w:id="291" w:author="rolf" w:date="2017-06-05T15:45:00Z">
        <w:r w:rsidR="00075AD1">
          <w:rPr>
            <w:lang w:val="en-US"/>
          </w:rPr>
          <w:t>5</w:t>
        </w:r>
      </w:ins>
      <w:ins w:id="292" w:author="rolf" w:date="2016-10-29T18:12:00Z">
        <w:r w:rsidR="006B2BFE">
          <w:rPr>
            <w:lang w:val="en-US"/>
          </w:rPr>
          <w:t xml:space="preserve"> </w:t>
        </w:r>
      </w:ins>
      <w:ins w:id="293"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294" w:author="rolf" w:date="2016-05-01T08:46:00Z">
        <w:r>
          <w:rPr>
            <w:lang w:val="en-US"/>
          </w:rPr>
          <w:t>“1.</w:t>
        </w:r>
      </w:ins>
      <w:ins w:id="295" w:author="rolf" w:date="2016-10-29T18:09:00Z">
        <w:r w:rsidR="006B2BFE">
          <w:rPr>
            <w:lang w:val="en-US"/>
          </w:rPr>
          <w:t>1</w:t>
        </w:r>
      </w:ins>
      <w:ins w:id="296" w:author="rolf" w:date="2016-05-01T08:46:00Z">
        <w:r>
          <w:rPr>
            <w:lang w:val="en-US"/>
          </w:rPr>
          <w:t xml:space="preserve">” which was introduced </w:t>
        </w:r>
        <w:r w:rsidR="003A4583">
          <w:rPr>
            <w:lang w:val="en-US"/>
          </w:rPr>
          <w:t xml:space="preserve">with the </w:t>
        </w:r>
      </w:ins>
      <w:del w:id="297" w:author="rolf" w:date="2016-05-01T08:45:00Z">
        <w:r w:rsidR="00E7337C" w:rsidRPr="002B5809" w:rsidDel="00EE2235">
          <w:rPr>
            <w:lang w:val="en-US"/>
          </w:rPr>
          <w:delText xml:space="preserve"> </w:delText>
        </w:r>
      </w:del>
      <w:del w:id="298"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299" w:author="rolf" w:date="2016-05-01T08:47:00Z">
        <w:r w:rsidR="00B46B0E" w:rsidDel="003A4583">
          <w:rPr>
            <w:lang w:val="en-US"/>
          </w:rPr>
          <w:delText>3</w:delText>
        </w:r>
      </w:del>
      <w:ins w:id="300" w:author="rolf" w:date="2016-10-29T17:06:00Z">
        <w:r w:rsidR="00E07205">
          <w:rPr>
            <w:lang w:val="en-US"/>
          </w:rPr>
          <w:t>9</w:t>
        </w:r>
      </w:ins>
      <w:r w:rsidR="00B46B0E">
        <w:rPr>
          <w:lang w:val="en-US"/>
        </w:rPr>
        <w:t>.</w:t>
      </w:r>
      <w:r w:rsidR="00FA7BB4" w:rsidRPr="002B5809">
        <w:rPr>
          <w:lang w:val="en-US"/>
        </w:rPr>
        <w:t>x64</w:t>
      </w:r>
      <w:del w:id="301"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302" w:author="rolf" w:date="2017-06-05T20:48:00Z">
        <w:r w:rsidR="00CD72D8">
          <w:rPr>
            <w:lang w:val="en-US"/>
          </w:rPr>
          <w:t>”</w:t>
        </w:r>
        <w:r w:rsidR="00CD72D8" w:rsidRPr="002B5809">
          <w:rPr>
            <w:lang w:val="en-US"/>
          </w:rPr>
          <w:t>.</w:t>
        </w:r>
        <w:r w:rsidR="00CD72D8">
          <w:rPr>
            <w:lang w:val="en-US"/>
          </w:rPr>
          <w:t xml:space="preserve"> </w:t>
        </w:r>
      </w:ins>
      <w:del w:id="303" w:author="rolf" w:date="2016-05-01T08:49:00Z">
        <w:r w:rsidR="00DC2066" w:rsidDel="003A4583">
          <w:rPr>
            <w:lang w:val="en-US"/>
          </w:rPr>
          <w:delText>Since the</w:delText>
        </w:r>
      </w:del>
      <w:ins w:id="304"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305" w:author="rolf" w:date="2016-05-01T08:49:00Z">
        <w:r w:rsidR="003A4583">
          <w:rPr>
            <w:lang w:val="en-US"/>
          </w:rPr>
          <w:t xml:space="preserve">versions. Therefore, it is </w:t>
        </w:r>
      </w:ins>
      <w:del w:id="306"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07" w:author="rolf" w:date="2016-05-01T08:49:00Z">
        <w:r w:rsidR="00DC2066" w:rsidDel="003A4583">
          <w:rPr>
            <w:lang w:val="en-US"/>
          </w:rPr>
          <w:delText>use exactly this</w:delText>
        </w:r>
      </w:del>
      <w:ins w:id="308" w:author="rolf" w:date="2016-05-01T08:49:00Z">
        <w:r w:rsidR="003A4583">
          <w:rPr>
            <w:lang w:val="en-US"/>
          </w:rPr>
          <w:t xml:space="preserve">download the most recent </w:t>
        </w:r>
      </w:ins>
      <w:del w:id="309"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310" w:author="rolf" w:date="2016-05-01T08:51:00Z">
        <w:r w:rsidR="003A4583">
          <w:rPr>
            <w:lang w:val="en-US"/>
          </w:rPr>
          <w:t xml:space="preserve"> </w:t>
        </w:r>
      </w:ins>
      <w:ins w:id="311"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BETA</w:t>
        </w:r>
      </w:ins>
      <w:ins w:id="312" w:author="rolf" w:date="2016-05-01T08:53:00Z">
        <w:r w:rsidR="003A4583">
          <w:rPr>
            <w:lang w:val="en-US"/>
          </w:rPr>
          <w:t xml:space="preserve"> (64-bit)”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13" w:name="_Toc484449263"/>
      <w:r w:rsidRPr="002B5809">
        <w:rPr>
          <w:lang w:val="en-US"/>
        </w:rPr>
        <w:t>Program Execution</w:t>
      </w:r>
      <w:bookmarkEnd w:id="31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1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15"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16" w:author="rolf" w:date="2017-06-05T15:37:00Z"/>
          <w:rFonts w:ascii="Arial" w:eastAsiaTheme="majorEastAsia" w:hAnsi="Arial" w:cstheme="majorBidi"/>
          <w:b/>
          <w:bCs/>
          <w:vanish/>
          <w:sz w:val="26"/>
          <w:szCs w:val="26"/>
          <w:lang w:val="en-US" w:eastAsia="de-DE"/>
        </w:rPr>
      </w:pPr>
      <w:bookmarkStart w:id="317" w:name="_Toc484449264"/>
      <w:bookmarkEnd w:id="317"/>
    </w:p>
    <w:p w:rsidR="00D547DB" w:rsidRPr="00D547DB" w:rsidRDefault="00D547DB" w:rsidP="00D547DB">
      <w:pPr>
        <w:pStyle w:val="Listenabsatz"/>
        <w:keepNext/>
        <w:numPr>
          <w:ilvl w:val="1"/>
          <w:numId w:val="29"/>
        </w:numPr>
        <w:spacing w:before="240" w:after="60"/>
        <w:contextualSpacing w:val="0"/>
        <w:outlineLvl w:val="2"/>
        <w:rPr>
          <w:ins w:id="318" w:author="rolf" w:date="2017-06-05T15:37:00Z"/>
          <w:rFonts w:ascii="Arial" w:eastAsiaTheme="majorEastAsia" w:hAnsi="Arial" w:cstheme="majorBidi"/>
          <w:b/>
          <w:bCs/>
          <w:vanish/>
          <w:sz w:val="26"/>
          <w:szCs w:val="26"/>
          <w:lang w:val="en-US" w:eastAsia="de-DE"/>
        </w:rPr>
      </w:pPr>
      <w:bookmarkStart w:id="319" w:name="_Toc484449265"/>
      <w:bookmarkEnd w:id="319"/>
    </w:p>
    <w:p w:rsidR="00D547DB" w:rsidRPr="00D547DB" w:rsidRDefault="00D547DB" w:rsidP="00D547DB">
      <w:pPr>
        <w:pStyle w:val="Listenabsatz"/>
        <w:keepNext/>
        <w:numPr>
          <w:ilvl w:val="1"/>
          <w:numId w:val="29"/>
        </w:numPr>
        <w:spacing w:before="240" w:after="60"/>
        <w:contextualSpacing w:val="0"/>
        <w:outlineLvl w:val="2"/>
        <w:rPr>
          <w:ins w:id="320" w:author="rolf" w:date="2017-06-05T15:37:00Z"/>
          <w:rFonts w:ascii="Arial" w:eastAsiaTheme="majorEastAsia" w:hAnsi="Arial" w:cstheme="majorBidi"/>
          <w:b/>
          <w:bCs/>
          <w:vanish/>
          <w:sz w:val="26"/>
          <w:szCs w:val="26"/>
          <w:lang w:val="en-US" w:eastAsia="de-DE"/>
        </w:rPr>
      </w:pPr>
      <w:bookmarkStart w:id="321" w:name="_Toc484449266"/>
      <w:bookmarkEnd w:id="321"/>
    </w:p>
    <w:p w:rsidR="00D547DB" w:rsidRPr="00D547DB" w:rsidRDefault="00D547DB" w:rsidP="00D547DB">
      <w:pPr>
        <w:pStyle w:val="Listenabsatz"/>
        <w:keepNext/>
        <w:numPr>
          <w:ilvl w:val="1"/>
          <w:numId w:val="29"/>
        </w:numPr>
        <w:spacing w:before="240" w:after="60"/>
        <w:contextualSpacing w:val="0"/>
        <w:outlineLvl w:val="2"/>
        <w:rPr>
          <w:ins w:id="322" w:author="rolf" w:date="2017-06-05T15:37:00Z"/>
          <w:rFonts w:ascii="Arial" w:eastAsiaTheme="majorEastAsia" w:hAnsi="Arial" w:cstheme="majorBidi"/>
          <w:b/>
          <w:bCs/>
          <w:vanish/>
          <w:sz w:val="26"/>
          <w:szCs w:val="26"/>
          <w:lang w:val="en-US" w:eastAsia="de-DE"/>
        </w:rPr>
      </w:pPr>
      <w:bookmarkStart w:id="323" w:name="_Toc484449267"/>
      <w:bookmarkEnd w:id="323"/>
    </w:p>
    <w:p w:rsidR="00AE3DAA" w:rsidRPr="002B5809" w:rsidRDefault="00083A6E">
      <w:pPr>
        <w:pStyle w:val="berschrift3"/>
        <w:rPr>
          <w:lang w:val="en-US"/>
        </w:rPr>
      </w:pPr>
      <w:bookmarkStart w:id="324" w:name="_Toc484449268"/>
      <w:bookmarkStart w:id="325" w:name="_Ref484457563"/>
      <w:r w:rsidRPr="002B5809">
        <w:rPr>
          <w:lang w:val="en-US"/>
        </w:rPr>
        <w:t>Configuration at First Program Launch</w:t>
      </w:r>
      <w:bookmarkEnd w:id="324"/>
      <w:bookmarkEnd w:id="325"/>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26" w:author="rolf" w:date="2017-06-05T21:11:00Z">
        <w:r w:rsidR="00CD61A6">
          <w:rPr>
            <w:lang w:val="en-US"/>
          </w:rPr>
          <w:t>Appendix</w:t>
        </w:r>
        <w:r w:rsidR="00CD61A6" w:rsidRPr="002B5809">
          <w:rPr>
            <w:lang w:val="en-US"/>
          </w:rPr>
          <w:t xml:space="preserve"> A: Parameter</w:t>
        </w:r>
        <w:r w:rsidR="00CD61A6">
          <w:rPr>
            <w:lang w:val="en-US"/>
          </w:rPr>
          <w:t>s</w:t>
        </w:r>
        <w:r w:rsidR="00CD61A6" w:rsidRPr="002B5809">
          <w:rPr>
            <w:lang w:val="en-US"/>
          </w:rPr>
          <w:t xml:space="preserve"> </w:t>
        </w:r>
        <w:r w:rsidR="00CD61A6">
          <w:rPr>
            <w:lang w:val="en-US"/>
          </w:rPr>
          <w:t>at the Configuration Dialog</w:t>
        </w:r>
      </w:ins>
      <w:del w:id="327"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28" w:author="rolf" w:date="2017-06-05T20:01:00Z"/>
          <w:lang w:val="en-US" w:eastAsia="de-DE"/>
        </w:rPr>
      </w:pPr>
      <w:proofErr w:type="spellStart"/>
      <w:ins w:id="329"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330" w:author="rolf" w:date="2017-06-05T19:57:00Z">
        <w:r>
          <w:rPr>
            <w:lang w:val="en-US" w:eastAsia="de-DE"/>
          </w:rPr>
          <w:t>“</w:t>
        </w:r>
      </w:ins>
      <w:proofErr w:type="gramStart"/>
      <w:ins w:id="331" w:author="rolf" w:date="2017-06-05T20:07:00Z">
        <w:r w:rsidR="002F0E10">
          <w:rPr>
            <w:lang w:val="en-US" w:eastAsia="de-DE"/>
          </w:rPr>
          <w:t>s</w:t>
        </w:r>
      </w:ins>
      <w:ins w:id="332" w:author="rolf" w:date="2017-06-05T19:57:00Z">
        <w:r>
          <w:rPr>
            <w:lang w:val="en-US" w:eastAsia="de-DE"/>
          </w:rPr>
          <w:t xml:space="preserve">tandard  </w:t>
        </w:r>
      </w:ins>
      <w:ins w:id="333" w:author="rolf" w:date="2017-06-05T20:07:00Z">
        <w:r w:rsidR="002F0E10">
          <w:rPr>
            <w:lang w:val="en-US" w:eastAsia="de-DE"/>
          </w:rPr>
          <w:t>o</w:t>
        </w:r>
      </w:ins>
      <w:ins w:id="334" w:author="rolf" w:date="2017-06-05T19:57:00Z">
        <w:r>
          <w:rPr>
            <w:lang w:val="en-US" w:eastAsia="de-DE"/>
          </w:rPr>
          <w:t>utput</w:t>
        </w:r>
        <w:proofErr w:type="gramEnd"/>
        <w:r>
          <w:rPr>
            <w:lang w:val="en-US" w:eastAsia="de-DE"/>
          </w:rPr>
          <w:t xml:space="preserve">” or into a file. If </w:t>
        </w:r>
      </w:ins>
      <w:ins w:id="335" w:author="rolf" w:date="2017-06-05T19:59:00Z">
        <w:r>
          <w:rPr>
            <w:lang w:val="en-US" w:eastAsia="de-DE"/>
          </w:rPr>
          <w:t>output to file is selected (see Appendix A for details)</w:t>
        </w:r>
      </w:ins>
      <w:ins w:id="336" w:author="rolf" w:date="2017-06-05T19:57:00Z">
        <w:r>
          <w:rPr>
            <w:lang w:val="en-US" w:eastAsia="de-DE"/>
          </w:rPr>
          <w:t xml:space="preserve">, </w:t>
        </w:r>
      </w:ins>
      <w:ins w:id="337" w:author="rolf" w:date="2017-06-05T19:59:00Z">
        <w:r w:rsidR="002F0E10">
          <w:rPr>
            <w:lang w:val="en-US" w:eastAsia="de-DE"/>
          </w:rPr>
          <w:t>the name of the protocol file is “MoonPanoramaMaker</w:t>
        </w:r>
      </w:ins>
      <w:ins w:id="338" w:author="rolf" w:date="2017-06-05T20:00:00Z">
        <w:r w:rsidR="002F0E10">
          <w:rPr>
            <w:lang w:val="en-US" w:eastAsia="de-DE"/>
          </w:rPr>
          <w:t>.log” in the user’s home directory.</w:t>
        </w:r>
      </w:ins>
      <w:ins w:id="339" w:author="rolf" w:date="2017-06-05T20:01:00Z">
        <w:r w:rsidR="002F0E10">
          <w:rPr>
            <w:lang w:val="en-US" w:eastAsia="de-DE"/>
          </w:rPr>
          <w:t xml:space="preserve"> The user can choose different levels of detail</w:t>
        </w:r>
      </w:ins>
      <w:ins w:id="340" w:author="rolf" w:date="2017-06-05T20:02:00Z">
        <w:r w:rsidR="002F0E10">
          <w:rPr>
            <w:lang w:val="en-US" w:eastAsia="de-DE"/>
          </w:rPr>
          <w:t xml:space="preserve"> by setting parameter “Session </w:t>
        </w:r>
      </w:ins>
      <w:ins w:id="341" w:author="rolf" w:date="2017-06-05T20:03:00Z">
        <w:r w:rsidR="002F0E10">
          <w:rPr>
            <w:lang w:val="en-US" w:eastAsia="de-DE"/>
          </w:rPr>
          <w:t>p</w:t>
        </w:r>
      </w:ins>
      <w:ins w:id="342" w:author="rolf" w:date="2017-06-05T20:02:00Z">
        <w:r w:rsidR="002F0E10">
          <w:rPr>
            <w:lang w:val="en-US" w:eastAsia="de-DE"/>
          </w:rPr>
          <w:t>rotocol</w:t>
        </w:r>
      </w:ins>
      <w:ins w:id="343" w:author="rolf" w:date="2017-06-05T20:03:00Z">
        <w:r w:rsidR="002F0E10">
          <w:rPr>
            <w:lang w:val="en-US" w:eastAsia="de-DE"/>
          </w:rPr>
          <w:t xml:space="preserve"> l</w:t>
        </w:r>
      </w:ins>
      <w:ins w:id="344" w:author="rolf" w:date="2017-06-05T20:02:00Z">
        <w:r w:rsidR="002F0E10">
          <w:rPr>
            <w:lang w:val="en-US" w:eastAsia="de-DE"/>
          </w:rPr>
          <w:t>evel</w:t>
        </w:r>
      </w:ins>
      <w:ins w:id="345" w:author="rolf" w:date="2017-06-05T20:03:00Z">
        <w:r w:rsidR="002F0E10">
          <w:rPr>
            <w:lang w:val="en-US" w:eastAsia="de-DE"/>
          </w:rPr>
          <w:t>” to</w:t>
        </w:r>
      </w:ins>
      <w:ins w:id="346" w:author="rolf" w:date="2017-06-05T20:01:00Z">
        <w:r w:rsidR="002F0E10">
          <w:rPr>
            <w:lang w:val="en-US" w:eastAsia="de-DE"/>
          </w:rPr>
          <w:t>:</w:t>
        </w:r>
      </w:ins>
    </w:p>
    <w:p w:rsidR="002F0E10" w:rsidRDefault="002F0E10" w:rsidP="002F0E10">
      <w:pPr>
        <w:pStyle w:val="Listenabsatz"/>
        <w:numPr>
          <w:ilvl w:val="0"/>
          <w:numId w:val="43"/>
        </w:numPr>
        <w:rPr>
          <w:ins w:id="347" w:author="rolf" w:date="2017-06-05T20:04:00Z"/>
          <w:lang w:val="en-US" w:eastAsia="de-DE"/>
        </w:rPr>
        <w:pPrChange w:id="348" w:author="rolf" w:date="2017-06-05T20:04:00Z">
          <w:pPr/>
        </w:pPrChange>
      </w:pPr>
      <w:ins w:id="349" w:author="rolf" w:date="2017-06-05T20:04:00Z">
        <w:r>
          <w:rPr>
            <w:lang w:val="en-US" w:eastAsia="de-DE"/>
          </w:rPr>
          <w:t>No protocol output</w:t>
        </w:r>
      </w:ins>
    </w:p>
    <w:p w:rsidR="002F0E10" w:rsidRDefault="002F0E10" w:rsidP="002F0E10">
      <w:pPr>
        <w:pStyle w:val="Listenabsatz"/>
        <w:numPr>
          <w:ilvl w:val="0"/>
          <w:numId w:val="43"/>
        </w:numPr>
        <w:rPr>
          <w:ins w:id="350" w:author="rolf" w:date="2017-06-05T20:04:00Z"/>
          <w:lang w:val="en-US" w:eastAsia="de-DE"/>
        </w:rPr>
        <w:pPrChange w:id="351" w:author="rolf" w:date="2017-06-05T20:04:00Z">
          <w:pPr/>
        </w:pPrChange>
      </w:pPr>
      <w:ins w:id="352" w:author="rolf" w:date="2017-06-05T20:04:00Z">
        <w:r>
          <w:rPr>
            <w:lang w:val="en-US" w:eastAsia="de-DE"/>
          </w:rPr>
          <w:t>Only major activities</w:t>
        </w:r>
      </w:ins>
    </w:p>
    <w:p w:rsidR="002F0E10" w:rsidRDefault="002F0E10" w:rsidP="002F0E10">
      <w:pPr>
        <w:pStyle w:val="Listenabsatz"/>
        <w:numPr>
          <w:ilvl w:val="0"/>
          <w:numId w:val="43"/>
        </w:numPr>
        <w:rPr>
          <w:ins w:id="353" w:author="rolf" w:date="2017-06-05T20:05:00Z"/>
          <w:lang w:val="en-US" w:eastAsia="de-DE"/>
        </w:rPr>
        <w:pPrChange w:id="354" w:author="rolf" w:date="2017-06-05T20:04:00Z">
          <w:pPr/>
        </w:pPrChange>
      </w:pPr>
      <w:ins w:id="355" w:author="rolf" w:date="2017-06-05T20:05:00Z">
        <w:r>
          <w:rPr>
            <w:lang w:val="en-US" w:eastAsia="de-DE"/>
          </w:rPr>
          <w:t>Major activities with additional details</w:t>
        </w:r>
      </w:ins>
    </w:p>
    <w:p w:rsidR="002F0E10" w:rsidRPr="002F0E10" w:rsidRDefault="002F0E10" w:rsidP="002F0E10">
      <w:pPr>
        <w:pStyle w:val="Listenabsatz"/>
        <w:numPr>
          <w:ilvl w:val="0"/>
          <w:numId w:val="43"/>
        </w:numPr>
        <w:rPr>
          <w:ins w:id="356" w:author="rolf" w:date="2017-06-05T19:56:00Z"/>
          <w:lang w:val="en-US" w:eastAsia="de-DE"/>
          <w:rPrChange w:id="357" w:author="rolf" w:date="2017-06-05T20:04:00Z">
            <w:rPr>
              <w:ins w:id="358" w:author="rolf" w:date="2017-06-05T19:56:00Z"/>
              <w:lang w:val="en-US" w:eastAsia="de-DE"/>
            </w:rPr>
          </w:rPrChange>
        </w:rPr>
        <w:pPrChange w:id="359" w:author="rolf" w:date="2017-06-05T20:04:00Z">
          <w:pPr/>
        </w:pPrChange>
      </w:pPr>
      <w:ins w:id="360"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361" w:author="rolf" w:date="2017-06-05T20:08:00Z">
        <w:r w:rsidR="002F0E10">
          <w:rPr>
            <w:lang w:val="en-US" w:eastAsia="de-DE"/>
          </w:rPr>
          <w:t>”</w:t>
        </w:r>
      </w:ins>
      <w:del w:id="362"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363"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6C111057" wp14:editId="65ACCCFE">
                <wp:simplePos x="0" y="0"/>
                <wp:positionH relativeFrom="column">
                  <wp:posOffset>69215</wp:posOffset>
                </wp:positionH>
                <wp:positionV relativeFrom="paragraph">
                  <wp:posOffset>2744008</wp:posOffset>
                </wp:positionV>
                <wp:extent cx="3768090" cy="277091"/>
                <wp:effectExtent l="0" t="0" r="3810" b="889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77091"/>
                        </a:xfrm>
                        <a:prstGeom prst="rect">
                          <a:avLst/>
                        </a:prstGeom>
                        <a:solidFill>
                          <a:srgbClr val="FFFFFF"/>
                        </a:solidFill>
                        <a:ln w="9525">
                          <a:noFill/>
                          <a:miter lim="800000"/>
                          <a:headEnd/>
                          <a:tailEnd/>
                        </a:ln>
                      </wps:spPr>
                      <wps:txbx>
                        <w:txbxContent>
                          <w:p w:rsidR="00F16035" w:rsidRPr="0030015A" w:rsidRDefault="00F1603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216.05pt;width:296.7pt;height:2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" stroked="f">
                <v:textbox>
                  <w:txbxContent>
                    <w:p w:rsidR="00F16035" w:rsidRPr="0030015A" w:rsidRDefault="00F1603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314121FD" wp14:editId="2AC1A819">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364" w:author="rolf" w:date="2016-10-29T17:41:00Z">
          <w:pPr>
            <w:spacing w:after="0" w:line="240" w:lineRule="auto"/>
          </w:pPr>
        </w:pPrChange>
      </w:pPr>
      <w:del w:id="365"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366" w:author="rolf" w:date="2017-06-05T20:42:00Z">
        <w:r w:rsidR="00CD72D8" w:rsidRPr="002B5809">
          <w:rPr>
            <w:lang w:val="en-US" w:eastAsia="de-DE"/>
          </w:rPr>
          <w:t>”</w:t>
        </w:r>
      </w:ins>
      <w:del w:id="367"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368" w:author="rolf" w:date="2017-06-05T20:42:00Z">
        <w:r w:rsidR="00CD72D8" w:rsidRPr="002B5809">
          <w:rPr>
            <w:lang w:val="en-US" w:eastAsia="de-DE"/>
          </w:rPr>
          <w:t>”</w:t>
        </w:r>
      </w:ins>
      <w:del w:id="369"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370" w:author="rolf" w:date="2016-05-01T09:00:00Z">
        <w:r w:rsidR="007D1C1E">
          <w:rPr>
            <w:lang w:val="en-US" w:eastAsia="de-DE"/>
          </w:rPr>
          <w:t>a wrong</w:t>
        </w:r>
      </w:ins>
      <w:ins w:id="371"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372" w:author="rolf" w:date="2016-05-01T09:00:00Z">
        <w:r w:rsidR="007D1C1E">
          <w:rPr>
            <w:lang w:val="en-US" w:eastAsia="de-DE"/>
          </w:rPr>
          <w:t>is used</w:t>
        </w:r>
      </w:ins>
      <w:ins w:id="373"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374" w:author="rolf" w:date="2016-05-01T08:56:00Z">
        <w:r w:rsidR="004662A4" w:rsidDel="003A4583">
          <w:rPr>
            <w:lang w:val="en-US" w:eastAsia="de-DE"/>
          </w:rPr>
          <w:delText xml:space="preserve">file </w:delText>
        </w:r>
      </w:del>
      <w:ins w:id="375"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376" w:author="rolf" w:date="2017-06-05T21:11:00Z">
        <w:r w:rsidR="00CD61A6">
          <w:rPr>
            <w:lang w:val="en-US" w:eastAsia="de-DE"/>
          </w:rPr>
          <w:t>3</w:t>
        </w:r>
      </w:ins>
      <w:del w:id="377" w:author="rolf" w:date="2017-06-05T21:11:00Z">
        <w:r w:rsidR="00170BDF" w:rsidDel="00CD61A6">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378" w:author="rolf" w:date="2017-06-05T20:44:00Z">
        <w:r w:rsidR="00CD72D8">
          <w:rPr>
            <w:lang w:val="en-US" w:eastAsia="de-DE"/>
          </w:rPr>
          <w:t>E</w:t>
        </w:r>
      </w:ins>
      <w:del w:id="379"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w:t>
      </w:r>
      <w:r w:rsidRPr="002B5809">
        <w:rPr>
          <w:lang w:val="en-US" w:eastAsia="de-DE"/>
        </w:rPr>
        <w:lastRenderedPageBreak/>
        <w:t>alignment are kept. For this reason it is recommended to do all parameter changes at program start only.</w:t>
      </w:r>
    </w:p>
    <w:p w:rsidR="005C3C0C" w:rsidRPr="002B5809" w:rsidRDefault="008C5A95" w:rsidP="005C3C0C">
      <w:pPr>
        <w:pStyle w:val="berschrift3"/>
        <w:rPr>
          <w:lang w:val="en-US"/>
        </w:rPr>
      </w:pPr>
      <w:bookmarkStart w:id="380" w:name="_Toc484449269"/>
      <w:r w:rsidRPr="002B5809">
        <w:rPr>
          <w:lang w:val="en-US"/>
        </w:rPr>
        <w:t>Choosing the ASCOM Hub</w:t>
      </w:r>
      <w:bookmarkEnd w:id="380"/>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625AA1F8" wp14:editId="4A048D98">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381" w:name="_Toc484449270"/>
      <w:r w:rsidRPr="002B5809">
        <w:rPr>
          <w:lang w:val="en-US"/>
        </w:rPr>
        <w:t>Layout of the Main Window</w:t>
      </w:r>
      <w:bookmarkEnd w:id="381"/>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382" w:author="rolf" w:date="2017-06-05T20:45:00Z">
        <w:r w:rsidR="00CD72D8">
          <w:rPr>
            <w:lang w:val="en-US" w:eastAsia="de-DE"/>
          </w:rPr>
          <w:t>E</w:t>
        </w:r>
      </w:ins>
      <w:del w:id="383"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384" w:author="rolf" w:date="2016-05-01T09:07:00Z">
        <w:r w:rsidDel="000A51DA">
          <w:rPr>
            <w:noProof/>
            <w:lang w:eastAsia="de-DE"/>
          </w:rPr>
          <w:drawing>
            <wp:inline distT="0" distB="0" distL="0" distR="0" wp14:anchorId="28C9554A" wp14:editId="4ED9AEE1">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385" w:author="rolf" w:date="2017-06-05T19:50:00Z">
        <w:r w:rsidR="00F16035">
          <w:rPr>
            <w:noProof/>
            <w:lang w:eastAsia="de-DE"/>
          </w:rPr>
          <w:drawing>
            <wp:inline distT="0" distB="0" distL="0" distR="0" wp14:anchorId="7224B496" wp14:editId="0530E405">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386" w:author="rolf" w:date="2016-05-01T09:10:00Z"/>
          <w:lang w:val="en-US"/>
        </w:rPr>
        <w:pPrChange w:id="387" w:author="rolf" w:date="2016-05-01T09:10:00Z">
          <w:pPr>
            <w:pStyle w:val="berschrift3"/>
          </w:pPr>
        </w:pPrChange>
      </w:pPr>
      <w:bookmarkStart w:id="388" w:name="_Ref447715460"/>
    </w:p>
    <w:p w:rsidR="003214BE" w:rsidRPr="002B5809" w:rsidRDefault="00B03FCE" w:rsidP="003214BE">
      <w:pPr>
        <w:pStyle w:val="berschrift3"/>
        <w:rPr>
          <w:lang w:val="en-US"/>
        </w:rPr>
      </w:pPr>
      <w:bookmarkStart w:id="389" w:name="_Ref449896630"/>
      <w:bookmarkStart w:id="390" w:name="_Toc484449271"/>
      <w:r>
        <w:rPr>
          <w:lang w:val="en-US"/>
        </w:rPr>
        <w:t>Selecting a Landmark on the Moon for Mount Alignment</w:t>
      </w:r>
      <w:bookmarkEnd w:id="388"/>
      <w:bookmarkEnd w:id="389"/>
      <w:bookmarkEnd w:id="390"/>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4F2DE166" wp14:editId="2E2CF374">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F16035" w:rsidRPr="00A137BE" w:rsidRDefault="00F16035"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F16035" w:rsidRPr="00A137BE" w:rsidRDefault="00F16035"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0D84641D" wp14:editId="2B015E24">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391" w:author="rolf" w:date="2017-06-05T15:54:00Z"/>
          <w:lang w:val="en-US" w:eastAsia="de-DE"/>
        </w:rPr>
      </w:pPr>
      <w:del w:id="392" w:author="rolf" w:date="2017-06-05T15:54:00Z">
        <w:r w:rsidDel="00721F90">
          <w:rPr>
            <w:lang w:val="en-US" w:eastAsia="de-DE"/>
          </w:rPr>
          <w:br w:type="page"/>
        </w:r>
      </w:del>
    </w:p>
    <w:p w:rsidR="00236638" w:rsidRDefault="00236638">
      <w:pPr>
        <w:spacing w:after="0" w:line="240" w:lineRule="auto"/>
        <w:rPr>
          <w:ins w:id="393" w:author="rolf" w:date="2017-06-05T15:55:00Z"/>
          <w:lang w:val="en-US" w:eastAsia="de-DE"/>
        </w:rPr>
        <w:pPrChange w:id="394"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395" w:author="rolf" w:date="2017-06-05T15:54:00Z">
          <w:pPr/>
        </w:pPrChange>
      </w:pPr>
    </w:p>
    <w:p w:rsidR="006953CA" w:rsidRDefault="00B03FCE" w:rsidP="00B67BA7">
      <w:pPr>
        <w:rPr>
          <w:ins w:id="396"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397" w:author="rolf" w:date="2017-06-05T15:56:00Z">
        <w:r>
          <w:rPr>
            <w:lang w:val="en-US" w:eastAsia="de-DE"/>
          </w:rPr>
          <w:lastRenderedPageBreak/>
          <w:t xml:space="preserve">The choice of the landmark requires special attention if </w:t>
        </w:r>
      </w:ins>
      <w:ins w:id="398" w:author="rolf" w:date="2017-06-05T15:57:00Z">
        <w:r>
          <w:rPr>
            <w:lang w:val="en-US" w:eastAsia="de-DE"/>
          </w:rPr>
          <w:t>the user plans to use</w:t>
        </w:r>
      </w:ins>
      <w:ins w:id="399" w:author="rolf" w:date="2017-06-05T15:58:00Z">
        <w:r>
          <w:rPr>
            <w:lang w:val="en-US" w:eastAsia="de-DE"/>
          </w:rPr>
          <w:t xml:space="preserve"> </w:t>
        </w:r>
      </w:ins>
      <w:ins w:id="400" w:author="rolf" w:date="2017-06-05T15:57:00Z">
        <w:r>
          <w:rPr>
            <w:lang w:val="en-US" w:eastAsia="de-DE"/>
          </w:rPr>
          <w:t>“auto-alignment”</w:t>
        </w:r>
      </w:ins>
      <w:ins w:id="401"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02"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E8547FE" wp14:editId="0A27CEF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F16035" w:rsidRPr="00A137BE" w:rsidRDefault="00F16035">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F16035" w:rsidRPr="00A137BE" w:rsidRDefault="00F16035">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43B9E97" wp14:editId="6E3FDD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03"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04" w:author="rolf" w:date="2017-06-05T20:45:00Z">
        <w:r w:rsidR="00CD72D8">
          <w:rPr>
            <w:lang w:val="en-US" w:eastAsia="de-DE"/>
          </w:rPr>
          <w:t>E</w:t>
        </w:r>
      </w:ins>
      <w:del w:id="405"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06" w:name="_Ref447716709"/>
      <w:bookmarkStart w:id="407" w:name="_Toc484449272"/>
      <w:r w:rsidRPr="002B5809">
        <w:rPr>
          <w:lang w:val="en-US"/>
        </w:rPr>
        <w:t>Camera Rotation</w:t>
      </w:r>
      <w:bookmarkEnd w:id="406"/>
      <w:bookmarkEnd w:id="407"/>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23318320" wp14:editId="3D8014C1">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75A8F771" wp14:editId="6E29A741">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08" w:author="rolf" w:date="2016-10-29T18:06:00Z">
        <w:r w:rsidRPr="002B5809" w:rsidDel="006B2BFE">
          <w:rPr>
            <w:lang w:val="en-US" w:eastAsia="de-DE"/>
          </w:rPr>
          <w:delText>is oriented correctly in the</w:delText>
        </w:r>
      </w:del>
      <w:ins w:id="409"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10" w:author="rolf" w:date="2017-06-05T20:45:00Z">
        <w:r w:rsidR="00CD72D8">
          <w:rPr>
            <w:lang w:val="en-US" w:eastAsia="de-DE"/>
          </w:rPr>
          <w:t>E</w:t>
        </w:r>
      </w:ins>
      <w:del w:id="411"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12" w:author="rolf" w:date="2017-06-05T16:02:00Z">
        <w:r w:rsidR="003463D1">
          <w:rPr>
            <w:lang w:val="en-US" w:eastAsia="de-DE"/>
          </w:rPr>
          <w:t xml:space="preserve"> </w:t>
        </w:r>
      </w:ins>
      <w:ins w:id="413" w:author="rolf" w:date="2017-06-05T16:06:00Z">
        <w:r w:rsidR="003463D1">
          <w:rPr>
            <w:lang w:val="en-US" w:eastAsia="de-DE"/>
          </w:rPr>
          <w:t>(</w:t>
        </w:r>
      </w:ins>
      <w:ins w:id="414" w:author="rolf" w:date="2017-06-05T16:02:00Z">
        <w:r w:rsidR="003463D1">
          <w:rPr>
            <w:lang w:val="en-US" w:eastAsia="de-DE"/>
          </w:rPr>
          <w:t>The example in the above pictures is unusual in that it shows the moon at very small magnification.</w:t>
        </w:r>
      </w:ins>
      <w:ins w:id="415" w:author="rolf" w:date="2017-06-05T16:03:00Z">
        <w:r w:rsidR="003463D1">
          <w:rPr>
            <w:lang w:val="en-US" w:eastAsia="de-DE"/>
          </w:rPr>
          <w:t xml:space="preserve"> Usually the </w:t>
        </w:r>
      </w:ins>
      <w:ins w:id="416" w:author="rolf" w:date="2017-06-05T16:06:00Z">
        <w:r w:rsidR="003463D1">
          <w:rPr>
            <w:lang w:val="en-US" w:eastAsia="de-DE"/>
          </w:rPr>
          <w:t>camera field of view contains</w:t>
        </w:r>
      </w:ins>
      <w:ins w:id="417" w:author="rolf" w:date="2017-06-05T16:07:00Z">
        <w:r w:rsidR="003463D1">
          <w:rPr>
            <w:lang w:val="en-US" w:eastAsia="de-DE"/>
          </w:rPr>
          <w:t xml:space="preserve"> </w:t>
        </w:r>
      </w:ins>
      <w:ins w:id="418" w:author="rolf" w:date="2017-06-05T16:03:00Z">
        <w:r w:rsidR="003463D1">
          <w:rPr>
            <w:lang w:val="en-US" w:eastAsia="de-DE"/>
          </w:rPr>
          <w:t>a much smaller fraction of the moon</w:t>
        </w:r>
      </w:ins>
      <w:ins w:id="419" w:author="rolf" w:date="2017-06-05T16:04:00Z">
        <w:r w:rsidR="003463D1">
          <w:rPr>
            <w:lang w:val="en-US" w:eastAsia="de-DE"/>
          </w:rPr>
          <w:t>’s surface. In that case, the limb will be almost a straight line. W</w:t>
        </w:r>
      </w:ins>
      <w:ins w:id="420" w:author="rolf" w:date="2017-06-05T16:05:00Z">
        <w:r w:rsidR="003463D1">
          <w:rPr>
            <w:lang w:val="en-US" w:eastAsia="de-DE"/>
          </w:rPr>
          <w:t>ith the proper camera adjustment the limb stands vertically in the field of view.</w:t>
        </w:r>
      </w:ins>
      <w:ins w:id="421" w:author="rolf" w:date="2017-06-05T16:06:00Z">
        <w:r w:rsidR="003463D1">
          <w:rPr>
            <w:lang w:val="en-US" w:eastAsia="de-DE"/>
          </w:rPr>
          <w:t>)</w:t>
        </w:r>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22" w:name="_Ref436315061"/>
      <w:bookmarkStart w:id="423" w:name="_Toc484449273"/>
      <w:r w:rsidRPr="002B5809">
        <w:rPr>
          <w:lang w:val="en-US"/>
        </w:rPr>
        <w:t>Selection and Positioning of the Focus Area</w:t>
      </w:r>
      <w:bookmarkEnd w:id="422"/>
      <w:bookmarkEnd w:id="423"/>
    </w:p>
    <w:p w:rsidR="00006EA2" w:rsidRPr="002B5809"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T</w:t>
      </w:r>
      <w:r w:rsidR="005F4E74" w:rsidRPr="002B5809">
        <w:rPr>
          <w:lang w:val="en-US" w:eastAsia="de-DE"/>
        </w:rPr>
        <w:t xml:space="preserve">he user selects an area on the Moon which is </w:t>
      </w:r>
      <w:r w:rsidR="004D6CEA" w:rsidRPr="002B5809">
        <w:rPr>
          <w:lang w:val="en-US" w:eastAsia="de-DE"/>
        </w:rPr>
        <w:t xml:space="preserve">not too dim </w:t>
      </w:r>
      <w:r w:rsidR="005F4E74" w:rsidRPr="002B5809">
        <w:rPr>
          <w:lang w:val="en-US" w:eastAsia="de-DE"/>
        </w:rPr>
        <w:t xml:space="preserve">and contains </w:t>
      </w:r>
      <w:r w:rsidR="004D6CEA" w:rsidRPr="002B5809">
        <w:rPr>
          <w:lang w:val="en-US" w:eastAsia="de-DE"/>
        </w:rPr>
        <w:t xml:space="preserve">enough </w:t>
      </w:r>
      <w:r w:rsidR="005F4E74" w:rsidRPr="002B5809">
        <w:rPr>
          <w:lang w:val="en-US" w:eastAsia="de-DE"/>
        </w:rPr>
        <w:t xml:space="preserve">high-contrast features, so that focus </w:t>
      </w:r>
      <w:r w:rsidR="006D24EC">
        <w:rPr>
          <w:lang w:val="en-US" w:eastAsia="de-DE"/>
        </w:rPr>
        <w:t>errors are recognized as easily as possible</w:t>
      </w:r>
      <w:r w:rsidR="0036265A">
        <w:rPr>
          <w:lang w:val="en-US" w:eastAsia="de-DE"/>
        </w:rPr>
        <w:t>, and</w:t>
      </w:r>
      <w:r w:rsidR="006D24EC">
        <w:rPr>
          <w:lang w:val="en-US" w:eastAsia="de-DE"/>
        </w:rPr>
        <w:t xml:space="preserve"> presses the </w:t>
      </w:r>
      <w:r w:rsidR="006D24EC" w:rsidRPr="002B5809">
        <w:rPr>
          <w:lang w:val="en-US" w:eastAsia="de-DE"/>
        </w:rPr>
        <w:t>GUI button “Select Focus Area”</w:t>
      </w:r>
      <w:r w:rsidR="006D24EC">
        <w:rPr>
          <w:lang w:val="en-US" w:eastAsia="de-DE"/>
        </w:rPr>
        <w:t xml:space="preserve">. </w:t>
      </w:r>
      <w:r w:rsidR="005F4E74" w:rsidRPr="002B5809">
        <w:rPr>
          <w:lang w:val="en-US" w:eastAsia="de-DE"/>
        </w:rPr>
        <w:t>Aft</w:t>
      </w:r>
      <w:r w:rsidR="006D24EC">
        <w:rPr>
          <w:lang w:val="en-US" w:eastAsia="de-DE"/>
        </w:rPr>
        <w:t>er driving the telescope to the selected</w:t>
      </w:r>
      <w:r w:rsidR="005F4E74" w:rsidRPr="002B5809">
        <w:rPr>
          <w:lang w:val="en-US" w:eastAsia="de-DE"/>
        </w:rPr>
        <w:t xml:space="preserve"> place using the arrow keys (either on the hand controller or computer</w:t>
      </w:r>
      <w:r w:rsidR="00BC0C37">
        <w:rPr>
          <w:lang w:val="en-US" w:eastAsia="de-DE"/>
        </w:rPr>
        <w:t>, see above</w:t>
      </w:r>
      <w:r w:rsidR="005F4E74" w:rsidRPr="002B5809">
        <w:rPr>
          <w:lang w:val="en-US" w:eastAsia="de-DE"/>
        </w:rPr>
        <w:t xml:space="preserve">), the </w:t>
      </w:r>
      <w:r w:rsidR="0036265A">
        <w:rPr>
          <w:lang w:val="en-US" w:eastAsia="de-DE"/>
        </w:rPr>
        <w:t xml:space="preserve">user stores this </w:t>
      </w:r>
      <w:r w:rsidR="005F4E74" w:rsidRPr="002B5809">
        <w:rPr>
          <w:lang w:val="en-US" w:eastAsia="de-DE"/>
        </w:rPr>
        <w:t xml:space="preserve">position by pressing </w:t>
      </w:r>
      <w:r w:rsidR="0036265A">
        <w:rPr>
          <w:lang w:val="en-US" w:eastAsia="de-DE"/>
        </w:rPr>
        <w:t>“</w:t>
      </w:r>
      <w:ins w:id="424" w:author="rolf" w:date="2017-06-05T20:45:00Z">
        <w:r w:rsidR="00CD72D8">
          <w:rPr>
            <w:lang w:val="en-US" w:eastAsia="de-DE"/>
          </w:rPr>
          <w:t>E</w:t>
        </w:r>
      </w:ins>
      <w:del w:id="425"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brings the telescope back to </w:t>
      </w:r>
      <w:r w:rsidR="0036265A">
        <w:rPr>
          <w:lang w:val="en-US" w:eastAsia="de-DE"/>
        </w:rPr>
        <w:t>the selected focus</w:t>
      </w:r>
      <w:r w:rsidR="005F4E74" w:rsidRPr="002B5809">
        <w:rPr>
          <w:lang w:val="en-US" w:eastAsia="de-DE"/>
        </w:rPr>
        <w:t xml:space="preserve"> position.</w:t>
      </w:r>
    </w:p>
    <w:p w:rsidR="003214BE" w:rsidRPr="002B5809" w:rsidRDefault="004D6CEA" w:rsidP="003214BE">
      <w:pPr>
        <w:pStyle w:val="berschrift3"/>
        <w:rPr>
          <w:lang w:val="en-US"/>
        </w:rPr>
      </w:pPr>
      <w:bookmarkStart w:id="426" w:name="_Ref436147257"/>
      <w:bookmarkStart w:id="427" w:name="_Toc484449274"/>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426"/>
      <w:bookmarkEnd w:id="427"/>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428" w:author="rolf" w:date="2017-06-05T20:49:00Z">
        <w:r w:rsidR="00872732" w:rsidRPr="002B5809" w:rsidDel="00E36242">
          <w:rPr>
            <w:lang w:val="en-US" w:eastAsia="de-DE"/>
          </w:rPr>
          <w:delText>“,</w:delText>
        </w:r>
      </w:del>
      <w:ins w:id="429"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430" w:author="rolf" w:date="2017-06-05T20:50:00Z">
        <w:r w:rsidRPr="002B5809" w:rsidDel="00E36242">
          <w:rPr>
            <w:lang w:val="en-US" w:eastAsia="de-DE"/>
          </w:rPr>
          <w:delText xml:space="preserve">“ </w:delText>
        </w:r>
      </w:del>
      <w:ins w:id="431"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432" w:author="rolf" w:date="2016-10-29T18:18:00Z">
        <w:r w:rsidRPr="002B5809">
          <w:rPr>
            <w:noProof/>
            <w:lang w:eastAsia="de-DE"/>
          </w:rPr>
          <w:lastRenderedPageBreak/>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2355735</wp:posOffset>
                  </wp:positionV>
                  <wp:extent cx="2729345" cy="1115291"/>
                  <wp:effectExtent l="0" t="0" r="0" b="889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115291"/>
                          </a:xfrm>
                          <a:prstGeom prst="rect">
                            <a:avLst/>
                          </a:prstGeom>
                          <a:solidFill>
                            <a:srgbClr val="FFFFFF"/>
                          </a:solidFill>
                          <a:ln w="9525">
                            <a:noFill/>
                            <a:miter lim="800000"/>
                            <a:headEnd/>
                            <a:tailEnd/>
                          </a:ln>
                        </wps:spPr>
                        <wps:txbx>
                          <w:txbxContent>
                            <w:p w:rsidR="00F16035" w:rsidRPr="00A137BE" w:rsidRDefault="00F16035" w:rsidP="0068080C">
                              <w:pPr>
                                <w:rPr>
                                  <w:lang w:val="en-US"/>
                                </w:rPr>
                              </w:pPr>
                              <w:del w:id="433" w:author="rolf" w:date="2016-10-29T18:18:00Z">
                                <w:r w:rsidRPr="00A137BE" w:rsidDel="0068080C">
                                  <w:rPr>
                                    <w:lang w:val="en-US"/>
                                  </w:rPr>
                                  <w:delText xml:space="preserve">The landmark is centered in the camera live-view </w:delText>
                                </w:r>
                                <w:r w:rsidDel="0068080C">
                                  <w:rPr>
                                    <w:lang w:val="en-US"/>
                                  </w:rPr>
                                  <w:delText>window.</w:delText>
                                </w:r>
                              </w:del>
                              <w:ins w:id="434" w:author="rolf" w:date="2016-10-29T18:18:00Z">
                                <w:r>
                                  <w:rPr>
                                    <w:lang w:val="en-US"/>
                                  </w:rPr>
                                  <w:t xml:space="preserve">The </w:t>
                                </w:r>
                              </w:ins>
                              <w:ins w:id="435" w:author="rolf" w:date="2016-10-29T18:19:00Z">
                                <w:r>
                                  <w:rPr>
                                    <w:lang w:val="en-US"/>
                                  </w:rPr>
                                  <w:t>“Tile Arrangement” window shows the moon in the so-called “normalized orienta</w:t>
                                </w:r>
                              </w:ins>
                              <w:ins w:id="436" w:author="rolf" w:date="2016-10-29T18:21:00Z">
                                <w:r>
                                  <w:rPr>
                                    <w:lang w:val="en-US"/>
                                  </w:rPr>
                                  <w:softHyphen/>
                                </w:r>
                              </w:ins>
                              <w:ins w:id="437" w:author="rolf" w:date="2016-10-29T18:19:00Z">
                                <w:r>
                                  <w:rPr>
                                    <w:lang w:val="en-US"/>
                                  </w:rPr>
                                  <w:t>tion”, i.e. with the sunlit limb pointing to the right. 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85.5pt;width:214.9pt;height: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" stroked="f">
                  <v:textbox>
                    <w:txbxContent>
                      <w:p w:rsidR="00F16035" w:rsidRPr="00A137BE" w:rsidRDefault="00F16035" w:rsidP="0068080C">
                        <w:pPr>
                          <w:rPr>
                            <w:lang w:val="en-US"/>
                          </w:rPr>
                        </w:pPr>
                        <w:del w:id="438" w:author="rolf" w:date="2016-10-29T18:18:00Z">
                          <w:r w:rsidRPr="00A137BE" w:rsidDel="0068080C">
                            <w:rPr>
                              <w:lang w:val="en-US"/>
                            </w:rPr>
                            <w:delText xml:space="preserve">The landmark is centered in the camera live-view </w:delText>
                          </w:r>
                          <w:r w:rsidDel="0068080C">
                            <w:rPr>
                              <w:lang w:val="en-US"/>
                            </w:rPr>
                            <w:delText>window.</w:delText>
                          </w:r>
                        </w:del>
                        <w:ins w:id="439" w:author="rolf" w:date="2016-10-29T18:18:00Z">
                          <w:r>
                            <w:rPr>
                              <w:lang w:val="en-US"/>
                            </w:rPr>
                            <w:t xml:space="preserve">The </w:t>
                          </w:r>
                        </w:ins>
                        <w:ins w:id="440" w:author="rolf" w:date="2016-10-29T18:19:00Z">
                          <w:r>
                            <w:rPr>
                              <w:lang w:val="en-US"/>
                            </w:rPr>
                            <w:t>“Tile Arrangement” window shows the moon in the so-called “normalized orienta</w:t>
                          </w:r>
                        </w:ins>
                        <w:ins w:id="441" w:author="rolf" w:date="2016-10-29T18:21:00Z">
                          <w:r>
                            <w:rPr>
                              <w:lang w:val="en-US"/>
                            </w:rPr>
                            <w:softHyphen/>
                          </w:r>
                        </w:ins>
                        <w:ins w:id="442" w:author="rolf" w:date="2016-10-29T18:19:00Z">
                          <w:r>
                            <w:rPr>
                              <w:lang w:val="en-US"/>
                            </w:rPr>
                            <w:t>tion”, i.e. with the sunlit limb pointing to the right. 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443"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444" w:author="rolf" w:date="2017-06-05T20:41:00Z">
        <w:r w:rsidR="00CD72D8" w:rsidRPr="002B5809">
          <w:rPr>
            <w:lang w:val="en-US" w:eastAsia="de-DE"/>
          </w:rPr>
          <w:t>”</w:t>
        </w:r>
      </w:ins>
      <w:del w:id="445"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446" w:author="rolf" w:date="2017-06-05T20:41:00Z">
        <w:r w:rsidR="00CD72D8">
          <w:rPr>
            <w:lang w:val="en-US" w:eastAsia="de-DE"/>
          </w:rPr>
          <w:t>E</w:t>
        </w:r>
      </w:ins>
      <w:del w:id="447"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448" w:author="rolf" w:date="2017-06-05T20:28:00Z"/>
          <w:lang w:val="en-US" w:eastAsia="de-DE"/>
        </w:rPr>
      </w:pPr>
      <w:proofErr w:type="gramStart"/>
      <w:ins w:id="449" w:author="rolf" w:date="2016-05-01T09:16:00Z">
        <w:r>
          <w:rPr>
            <w:lang w:val="en-US" w:eastAsia="de-DE"/>
          </w:rPr>
          <w:t xml:space="preserve">If </w:t>
        </w:r>
      </w:ins>
      <w:ins w:id="450" w:author="rolf" w:date="2016-05-01T09:17:00Z">
        <w:r w:rsidR="00BB5664">
          <w:rPr>
            <w:lang w:val="en-US" w:eastAsia="de-DE"/>
          </w:rPr>
          <w:t xml:space="preserve"> </w:t>
        </w:r>
      </w:ins>
      <w:ins w:id="451" w:author="rolf" w:date="2016-05-01T09:19:00Z">
        <w:r w:rsidR="00BB5664">
          <w:rPr>
            <w:lang w:val="en-US" w:eastAsia="de-DE"/>
          </w:rPr>
          <w:t>the</w:t>
        </w:r>
        <w:proofErr w:type="gramEnd"/>
        <w:r w:rsidR="00BB5664">
          <w:rPr>
            <w:lang w:val="en-US" w:eastAsia="de-DE"/>
          </w:rPr>
          <w:t xml:space="preserve"> </w:t>
        </w:r>
      </w:ins>
      <w:ins w:id="452" w:author="rolf" w:date="2016-05-01T09:17:00Z">
        <w:r w:rsidR="00BB5664">
          <w:rPr>
            <w:lang w:val="en-US" w:eastAsia="de-DE"/>
          </w:rPr>
          <w:t>video</w:t>
        </w:r>
      </w:ins>
      <w:ins w:id="453" w:author="rolf" w:date="2016-05-01T09:20:00Z">
        <w:r w:rsidR="00BB5664">
          <w:rPr>
            <w:lang w:val="en-US" w:eastAsia="de-DE"/>
          </w:rPr>
          <w:t>s</w:t>
        </w:r>
      </w:ins>
      <w:ins w:id="454" w:author="rolf" w:date="2016-05-01T09:17:00Z">
        <w:r w:rsidR="00BB5664">
          <w:rPr>
            <w:lang w:val="en-US" w:eastAsia="de-DE"/>
          </w:rPr>
          <w:t xml:space="preserve"> </w:t>
        </w:r>
      </w:ins>
      <w:ins w:id="455" w:author="rolf" w:date="2016-05-01T09:20:00Z">
        <w:r w:rsidR="00BB5664">
          <w:rPr>
            <w:lang w:val="en-US" w:eastAsia="de-DE"/>
          </w:rPr>
          <w:t>are recorded</w:t>
        </w:r>
      </w:ins>
      <w:ins w:id="456" w:author="rolf" w:date="2016-05-01T09:17:00Z">
        <w:r w:rsidR="00BB5664">
          <w:rPr>
            <w:lang w:val="en-US" w:eastAsia="de-DE"/>
          </w:rPr>
          <w:t xml:space="preserve"> in automatic mode, </w:t>
        </w:r>
      </w:ins>
      <w:ins w:id="457" w:author="rolf" w:date="2016-05-01T09:18:00Z">
        <w:r w:rsidR="00BB5664">
          <w:rPr>
            <w:lang w:val="en-US" w:eastAsia="de-DE"/>
          </w:rPr>
          <w:t xml:space="preserve">the user selects </w:t>
        </w:r>
      </w:ins>
      <w:ins w:id="458" w:author="rolf" w:date="2016-05-01T09:17:00Z">
        <w:r w:rsidR="00BB5664">
          <w:rPr>
            <w:lang w:val="en-US" w:eastAsia="de-DE"/>
          </w:rPr>
          <w:t>the video file name</w:t>
        </w:r>
      </w:ins>
      <w:ins w:id="459" w:author="rolf" w:date="2016-05-01T09:18:00Z">
        <w:r w:rsidR="00BB5664">
          <w:rPr>
            <w:lang w:val="en-US" w:eastAsia="de-DE"/>
          </w:rPr>
          <w:t xml:space="preserve"> format </w:t>
        </w:r>
      </w:ins>
      <w:ins w:id="460" w:author="rolf" w:date="2017-06-05T20:26:00Z">
        <w:r w:rsidR="00255AFB">
          <w:rPr>
            <w:lang w:val="en-US" w:eastAsia="de-DE"/>
          </w:rPr>
          <w:t>using the</w:t>
        </w:r>
      </w:ins>
      <w:ins w:id="461" w:author="rolf" w:date="2016-05-01T09:17:00Z">
        <w:r w:rsidR="00BB5664">
          <w:rPr>
            <w:lang w:val="en-US" w:eastAsia="de-DE"/>
          </w:rPr>
          <w:t xml:space="preserve"> </w:t>
        </w:r>
        <w:proofErr w:type="spellStart"/>
        <w:r w:rsidR="00BB5664">
          <w:rPr>
            <w:lang w:val="en-US" w:eastAsia="de-DE"/>
          </w:rPr>
          <w:t>FireCapture</w:t>
        </w:r>
      </w:ins>
      <w:proofErr w:type="spellEnd"/>
      <w:ins w:id="462" w:author="rolf" w:date="2017-06-05T20:27:00Z">
        <w:r w:rsidR="00255AFB">
          <w:rPr>
            <w:lang w:val="en-US" w:eastAsia="de-DE"/>
          </w:rPr>
          <w:t xml:space="preserve"> GUI</w:t>
        </w:r>
      </w:ins>
      <w:ins w:id="463" w:author="rolf" w:date="2016-05-01T09:19:00Z">
        <w:r w:rsidR="00BB5664">
          <w:rPr>
            <w:lang w:val="en-US" w:eastAsia="de-DE"/>
          </w:rPr>
          <w:t xml:space="preserve">. </w:t>
        </w:r>
      </w:ins>
      <w:ins w:id="464" w:author="rolf" w:date="2016-05-01T09:28:00Z">
        <w:r w:rsidR="0096753C">
          <w:rPr>
            <w:lang w:val="en-US" w:eastAsia="de-DE"/>
          </w:rPr>
          <w:t xml:space="preserve">Additionally, </w:t>
        </w:r>
      </w:ins>
      <w:proofErr w:type="spellStart"/>
      <w:ins w:id="465" w:author="rolf" w:date="2016-05-01T09:20:00Z">
        <w:r w:rsidR="00BB5664">
          <w:rPr>
            <w:lang w:val="en-US" w:eastAsia="de-DE"/>
          </w:rPr>
          <w:t>MoonPanoramaMaker</w:t>
        </w:r>
        <w:proofErr w:type="spellEnd"/>
        <w:r w:rsidR="00BB5664">
          <w:rPr>
            <w:lang w:val="en-US" w:eastAsia="de-DE"/>
          </w:rPr>
          <w:t xml:space="preserve"> appends to each file name the string “_Tile-</w:t>
        </w:r>
        <w:proofErr w:type="spellStart"/>
        <w:r w:rsidR="00BB5664">
          <w:rPr>
            <w:lang w:val="en-US" w:eastAsia="de-DE"/>
          </w:rPr>
          <w:t>nnn</w:t>
        </w:r>
        <w:proofErr w:type="spellEnd"/>
        <w:r w:rsidR="00BB5664">
          <w:rPr>
            <w:lang w:val="en-US" w:eastAsia="de-DE"/>
          </w:rPr>
          <w:t xml:space="preserve">”, where </w:t>
        </w:r>
      </w:ins>
      <w:ins w:id="466"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 full file name could then look like “Moon_210531_Tile-023.ser</w:t>
        </w:r>
      </w:ins>
      <w:ins w:id="467" w:author="rolf" w:date="2016-05-01T09:23:00Z">
        <w:r w:rsidR="00BB5664">
          <w:rPr>
            <w:lang w:val="en-US" w:eastAsia="de-DE"/>
          </w:rPr>
          <w:t xml:space="preserve">”. </w:t>
        </w:r>
      </w:ins>
      <w:ins w:id="468" w:author="rolf" w:date="2016-05-01T09:25:00Z">
        <w:r w:rsidR="00BB5664">
          <w:rPr>
            <w:lang w:val="en-US" w:eastAsia="de-DE"/>
          </w:rPr>
          <w:t xml:space="preserve">If </w:t>
        </w:r>
      </w:ins>
      <w:ins w:id="469" w:author="rolf" w:date="2016-05-01T09:27:00Z">
        <w:r w:rsidR="00BB5664">
          <w:rPr>
            <w:lang w:val="en-US" w:eastAsia="de-DE"/>
          </w:rPr>
          <w:t xml:space="preserve">a </w:t>
        </w:r>
      </w:ins>
      <w:ins w:id="470" w:author="rolf" w:date="2016-05-01T09:25:00Z">
        <w:r w:rsidR="00BB5664">
          <w:rPr>
            <w:lang w:val="en-US" w:eastAsia="de-DE"/>
          </w:rPr>
          <w:t xml:space="preserve">tile </w:t>
        </w:r>
      </w:ins>
      <w:ins w:id="471" w:author="rolf" w:date="2016-05-01T09:27:00Z">
        <w:r w:rsidR="00BB5664">
          <w:rPr>
            <w:lang w:val="en-US" w:eastAsia="de-DE"/>
          </w:rPr>
          <w:t>is</w:t>
        </w:r>
      </w:ins>
      <w:ins w:id="472" w:author="rolf" w:date="2016-05-01T09:25:00Z">
        <w:r w:rsidR="00BB5664">
          <w:rPr>
            <w:lang w:val="en-US" w:eastAsia="de-DE"/>
          </w:rPr>
          <w:t xml:space="preserve"> recorded more than once during an observing session, the encoded tile number makes it easier to </w:t>
        </w:r>
      </w:ins>
      <w:ins w:id="473" w:author="rolf" w:date="2016-05-01T09:27:00Z">
        <w:r w:rsidR="0096753C">
          <w:rPr>
            <w:lang w:val="en-US" w:eastAsia="de-DE"/>
          </w:rPr>
          <w:t>identify the corresponding</w:t>
        </w:r>
      </w:ins>
      <w:ins w:id="474" w:author="rolf" w:date="2016-05-01T09:25:00Z">
        <w:r w:rsidR="00BB5664">
          <w:rPr>
            <w:lang w:val="en-US" w:eastAsia="de-DE"/>
          </w:rPr>
          <w:t xml:space="preserve"> video files</w:t>
        </w:r>
      </w:ins>
      <w:ins w:id="475" w:author="rolf" w:date="2016-05-01T09:27:00Z">
        <w:r w:rsidR="0096753C">
          <w:rPr>
            <w:lang w:val="en-US" w:eastAsia="de-DE"/>
          </w:rPr>
          <w:t>.</w:t>
        </w:r>
      </w:ins>
    </w:p>
    <w:p w:rsidR="00255AFB" w:rsidRDefault="00255AFB" w:rsidP="00085179">
      <w:pPr>
        <w:rPr>
          <w:lang w:val="en-US" w:eastAsia="de-DE"/>
        </w:rPr>
      </w:pPr>
      <w:ins w:id="476"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477" w:author="rolf" w:date="2017-06-05T20:35:00Z">
        <w:r w:rsidR="000E0E04">
          <w:rPr>
            <w:lang w:val="en-US" w:eastAsia="de-DE"/>
          </w:rPr>
          <w:t xml:space="preserve">each tile should be recorded through </w:t>
        </w:r>
      </w:ins>
      <w:ins w:id="478" w:author="rolf" w:date="2017-06-05T20:28:00Z">
        <w:r>
          <w:rPr>
            <w:lang w:val="en-US" w:eastAsia="de-DE"/>
          </w:rPr>
          <w:t xml:space="preserve">different filters </w:t>
        </w:r>
      </w:ins>
      <w:ins w:id="479" w:author="rolf" w:date="2017-06-05T20:29:00Z">
        <w:r w:rsidR="000E0E04">
          <w:rPr>
            <w:lang w:val="en-US" w:eastAsia="de-DE"/>
          </w:rPr>
          <w:t xml:space="preserve">in succession. </w:t>
        </w:r>
      </w:ins>
      <w:ins w:id="480" w:author="rolf" w:date="2017-06-05T20:30:00Z">
        <w:r w:rsidR="000E0E04">
          <w:rPr>
            <w:lang w:val="en-US" w:eastAsia="de-DE"/>
          </w:rPr>
          <w:t xml:space="preserve">In this case set the parameter “Repetition count” in the </w:t>
        </w:r>
      </w:ins>
      <w:ins w:id="481" w:author="rolf" w:date="2017-06-05T20:31:00Z">
        <w:r w:rsidR="000E0E04">
          <w:rPr>
            <w:lang w:val="en-US" w:eastAsia="de-DE"/>
          </w:rPr>
          <w:t xml:space="preserve">camera </w:t>
        </w:r>
      </w:ins>
      <w:ins w:id="482" w:author="rolf" w:date="2017-06-05T20:32:00Z">
        <w:r w:rsidR="000E0E04">
          <w:rPr>
            <w:lang w:val="en-US" w:eastAsia="de-DE"/>
          </w:rPr>
          <w:t>configuration</w:t>
        </w:r>
      </w:ins>
      <w:ins w:id="483" w:author="rolf" w:date="2017-06-05T20:31:00Z">
        <w:r w:rsidR="000E0E04">
          <w:rPr>
            <w:lang w:val="en-US" w:eastAsia="de-DE"/>
          </w:rPr>
          <w:t xml:space="preserve"> </w:t>
        </w:r>
      </w:ins>
      <w:ins w:id="484" w:author="rolf" w:date="2017-06-05T20:32:00Z">
        <w:r w:rsidR="000E0E04">
          <w:rPr>
            <w:lang w:val="en-US" w:eastAsia="de-DE"/>
          </w:rPr>
          <w:t xml:space="preserve">dialog to the desired number of triggers (see Appendix A). Please do not forget to configure the filter cycling at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485"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lastRenderedPageBreak/>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486" w:author="rolf" w:date="2017-06-05T20:50:00Z">
        <w:r w:rsidRPr="002B5809" w:rsidDel="00E36242">
          <w:rPr>
            <w:lang w:val="en-US" w:eastAsia="de-DE"/>
          </w:rPr>
          <w:delText xml:space="preserve">“ </w:delText>
        </w:r>
      </w:del>
      <w:ins w:id="487"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488" w:author="rolf" w:date="2017-06-05T20:50:00Z">
        <w:r w:rsidR="001D7FF8" w:rsidRPr="002B5809" w:rsidDel="00E36242">
          <w:rPr>
            <w:lang w:val="en-US" w:eastAsia="de-DE"/>
          </w:rPr>
          <w:delText>“</w:delText>
        </w:r>
        <w:r w:rsidR="001D7FF8" w:rsidDel="00E36242">
          <w:rPr>
            <w:lang w:val="en-US" w:eastAsia="de-DE"/>
          </w:rPr>
          <w:delText xml:space="preserve"> </w:delText>
        </w:r>
      </w:del>
      <w:ins w:id="489" w:author="rolf" w:date="2017-06-05T20:50:00Z">
        <w:r w:rsidR="00E36242">
          <w:rPr>
            <w:lang w:val="en-US" w:eastAsia="de-DE"/>
          </w:rPr>
          <w:t>”</w:t>
        </w:r>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490" w:author="rolf" w:date="2017-06-05T20:51:00Z">
        <w:r w:rsidR="00E74F56" w:rsidRPr="002B5809" w:rsidDel="00E36242">
          <w:rPr>
            <w:lang w:val="en-US" w:eastAsia="de-DE"/>
          </w:rPr>
          <w:delText>“</w:delText>
        </w:r>
        <w:r w:rsidR="00513374" w:rsidDel="00E36242">
          <w:rPr>
            <w:lang w:val="en-US" w:eastAsia="de-DE"/>
          </w:rPr>
          <w:delText xml:space="preserve"> </w:delText>
        </w:r>
      </w:del>
      <w:ins w:id="491" w:author="rolf" w:date="2017-06-05T20:51:00Z">
        <w:r w:rsidR="00E36242">
          <w:rPr>
            <w:lang w:val="en-US" w:eastAsia="de-DE"/>
          </w:rPr>
          <w:t>”</w:t>
        </w:r>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492" w:author="rolf" w:date="2017-06-05T20:42:00Z">
        <w:r w:rsidR="00CD72D8">
          <w:rPr>
            <w:lang w:val="en-US" w:eastAsia="de-DE"/>
          </w:rPr>
          <w:t>E</w:t>
        </w:r>
      </w:ins>
      <w:del w:id="493"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494" w:author="rolf" w:date="2016-05-01T20:06:00Z">
        <w:r w:rsidR="00F95440">
          <w:rPr>
            <w:lang w:val="en-US" w:eastAsia="de-DE"/>
          </w:rPr>
          <w:t> </w:t>
        </w:r>
      </w:ins>
      <w:del w:id="495"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496"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496"/>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w:t>
      </w:r>
      <w:r>
        <w:rPr>
          <w:lang w:val="en-US" w:eastAsia="de-DE"/>
        </w:rPr>
        <w:lastRenderedPageBreak/>
        <w:t xml:space="preserve">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497" w:author="rolf" w:date="2017-06-05T21:11:00Z">
        <w:r w:rsidR="00CD61A6">
          <w:rPr>
            <w:lang w:val="en-US" w:eastAsia="de-DE"/>
          </w:rPr>
          <w:t>4.6</w:t>
        </w:r>
      </w:ins>
      <w:del w:id="498" w:author="rolf" w:date="2017-06-05T21:11:00Z">
        <w:r w:rsidR="00170BDF" w:rsidDel="00CD61A6">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499"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500" w:author="rolf" w:date="2017-06-05T21:11:00Z">
        <w:r w:rsidR="00CD61A6">
          <w:rPr>
            <w:lang w:val="en-US" w:eastAsia="de-DE"/>
          </w:rPr>
          <w:t>4.4</w:t>
        </w:r>
      </w:ins>
      <w:ins w:id="501" w:author="rolf" w:date="2016-05-01T20:08:00Z">
        <w:r w:rsidR="00F95440">
          <w:rPr>
            <w:lang w:val="en-US" w:eastAsia="de-DE"/>
          </w:rPr>
          <w:fldChar w:fldCharType="end"/>
        </w:r>
      </w:ins>
      <w:del w:id="502"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503" w:author="rolf" w:date="2016-05-01T10:09:00Z">
        <w:r w:rsidR="00AB1F05" w:rsidDel="00D94479">
          <w:rPr>
            <w:lang w:val="en-US" w:eastAsia="de-DE"/>
          </w:rPr>
          <w:delText>3.4</w:delText>
        </w:r>
      </w:del>
      <w:del w:id="504"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the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505" w:author="rolf" w:date="2016-05-01T09:30:00Z"/>
          <w:lang w:val="en-US" w:eastAsia="de-DE"/>
        </w:rPr>
      </w:pPr>
      <w:moveFromRangeStart w:id="506" w:author="rolf" w:date="2016-05-01T09:30:00Z" w:name="move449858369"/>
      <w:moveFrom w:id="507" w:author="rolf" w:date="2016-05-01T09:30:00Z">
        <w:r w:rsidDel="0096753C">
          <w:rPr>
            <w:lang w:val="en-US" w:eastAsia="de-DE"/>
          </w:rPr>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506"/>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F16035" w:rsidRPr="00F34093" w:rsidRDefault="00F16035"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F16035" w:rsidRPr="00F34093" w:rsidRDefault="00F16035"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508" w:author="rolf" w:date="2016-05-01T09:30:00Z"/>
          <w:lang w:val="en-US" w:eastAsia="de-DE"/>
        </w:rPr>
      </w:pPr>
    </w:p>
    <w:p w:rsidR="0096753C" w:rsidRDefault="0096753C" w:rsidP="0096753C">
      <w:pPr>
        <w:rPr>
          <w:moveTo w:id="509" w:author="rolf" w:date="2016-05-01T09:30:00Z"/>
          <w:lang w:val="en-US" w:eastAsia="de-DE"/>
        </w:rPr>
      </w:pPr>
      <w:moveToRangeStart w:id="510" w:author="rolf" w:date="2016-05-01T09:30:00Z" w:name="move449858369"/>
      <w:moveTo w:id="511" w:author="rolf" w:date="2016-05-01T09:30:00Z">
        <w:r>
          <w:rPr>
            <w:lang w:val="en-US" w:eastAsia="de-DE"/>
          </w:rPr>
          <w:lastRenderedPageBreak/>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510"/>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512" w:author="rolf" w:date="2017-06-05T21:11:00Z">
        <w:r w:rsidR="00CD61A6">
          <w:rPr>
            <w:lang w:val="en-US" w:eastAsia="de-DE"/>
          </w:rPr>
          <w:t>4.5</w:t>
        </w:r>
      </w:ins>
      <w:del w:id="513" w:author="rolf" w:date="2017-06-05T21:11:00Z">
        <w:r w:rsidR="00170BDF" w:rsidDel="00CD61A6">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514" w:author="rolf" w:date="2017-06-05T16:11:00Z"/>
          <w:lang w:val="en-US"/>
        </w:rPr>
      </w:pPr>
      <w:bookmarkStart w:id="515" w:name="_Toc484449276"/>
      <w:bookmarkStart w:id="516" w:name="_Ref484455529"/>
      <w:ins w:id="517" w:author="rolf" w:date="2017-06-05T16:11:00Z">
        <w:r>
          <w:rPr>
            <w:lang w:val="en-US"/>
          </w:rPr>
          <w:t>Automatic Alignment</w:t>
        </w:r>
        <w:bookmarkEnd w:id="515"/>
        <w:bookmarkEnd w:id="516"/>
      </w:ins>
    </w:p>
    <w:p w:rsidR="00DD6A96" w:rsidRDefault="00876ED3">
      <w:pPr>
        <w:rPr>
          <w:ins w:id="518" w:author="rolf" w:date="2017-06-05T17:19:00Z"/>
          <w:lang w:val="en-US"/>
        </w:rPr>
        <w:pPrChange w:id="519" w:author="rolf" w:date="2017-06-05T16:11:00Z">
          <w:pPr>
            <w:pStyle w:val="berschrift3"/>
          </w:pPr>
        </w:pPrChange>
      </w:pPr>
      <w:ins w:id="520" w:author="rolf" w:date="2017-06-05T16:11:00Z">
        <w:r>
          <w:rPr>
            <w:lang w:val="en-US" w:eastAsia="de-DE"/>
          </w:rPr>
          <w:t xml:space="preserve">With </w:t>
        </w:r>
        <w:proofErr w:type="spellStart"/>
        <w:r>
          <w:rPr>
            <w:lang w:val="en-US" w:eastAsia="de-DE"/>
          </w:rPr>
          <w:t>MoonPanoramaMaker</w:t>
        </w:r>
        <w:proofErr w:type="spellEnd"/>
        <w:r>
          <w:rPr>
            <w:lang w:val="en-US" w:eastAsia="de-DE"/>
          </w:rPr>
          <w:t xml:space="preserve"> version 0.9.5 the new feature </w:t>
        </w:r>
      </w:ins>
      <w:ins w:id="521" w:author="rolf" w:date="2017-06-05T16:12:00Z">
        <w:r>
          <w:rPr>
            <w:lang w:val="en-US" w:eastAsia="de-DE"/>
          </w:rPr>
          <w:t xml:space="preserve">“auto-alignment” was </w:t>
        </w:r>
      </w:ins>
      <w:ins w:id="522" w:author="rolf" w:date="2017-06-05T20:08:00Z">
        <w:r w:rsidR="002F0E10">
          <w:rPr>
            <w:lang w:val="en-US" w:eastAsia="de-DE"/>
          </w:rPr>
          <w:t>introduced</w:t>
        </w:r>
      </w:ins>
      <w:ins w:id="523" w:author="rolf" w:date="2017-06-05T16:12:00Z">
        <w:r>
          <w:rPr>
            <w:lang w:val="en-US" w:eastAsia="de-DE"/>
          </w:rPr>
          <w:t xml:space="preserve">. It </w:t>
        </w:r>
      </w:ins>
      <w:ins w:id="524" w:author="rolf" w:date="2017-06-05T16:19:00Z">
        <w:r w:rsidR="00AD73E0">
          <w:rPr>
            <w:lang w:val="en-US" w:eastAsia="de-DE"/>
          </w:rPr>
          <w:t xml:space="preserve">takes the burden of checking the mount alignment repeatedly </w:t>
        </w:r>
      </w:ins>
      <w:ins w:id="525" w:author="rolf" w:date="2017-06-05T17:47:00Z">
        <w:r w:rsidR="00AD3354">
          <w:rPr>
            <w:lang w:val="en-US" w:eastAsia="de-DE"/>
          </w:rPr>
          <w:t>off</w:t>
        </w:r>
      </w:ins>
      <w:ins w:id="526" w:author="rolf" w:date="2017-06-05T16:19:00Z">
        <w:r w:rsidR="00AD73E0">
          <w:rPr>
            <w:lang w:val="en-US" w:eastAsia="de-DE"/>
          </w:rPr>
          <w:t xml:space="preserve"> the user. </w:t>
        </w:r>
      </w:ins>
      <w:ins w:id="527" w:author="rolf" w:date="2017-06-05T20:11:00Z">
        <w:r w:rsidR="002D46F1">
          <w:rPr>
            <w:lang w:val="en-US" w:eastAsia="de-DE"/>
          </w:rPr>
          <w:t>Auto-alignment can be activated after</w:t>
        </w:r>
      </w:ins>
      <w:ins w:id="528" w:author="rolf" w:date="2017-06-05T20:12:00Z">
        <w:r w:rsidR="002D46F1">
          <w:rPr>
            <w:lang w:val="en-US" w:eastAsia="de-DE"/>
          </w:rPr>
          <w:t xml:space="preserve"> </w:t>
        </w:r>
        <w:r w:rsidR="002D46F1">
          <w:rPr>
            <w:lang w:val="en-US" w:eastAsia="de-DE"/>
          </w:rPr>
          <w:t xml:space="preserve">the camera </w:t>
        </w:r>
      </w:ins>
      <w:ins w:id="529" w:author="rolf" w:date="2017-06-05T20:56:00Z">
        <w:r w:rsidR="00E36242">
          <w:rPr>
            <w:lang w:val="en-US" w:eastAsia="de-DE"/>
          </w:rPr>
          <w:t>has been oriented properly</w:t>
        </w:r>
      </w:ins>
      <w:ins w:id="530"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531" w:author="rolf" w:date="2017-06-05T21:11:00Z">
        <w:r w:rsidR="00CD61A6">
          <w:rPr>
            <w:lang w:val="en-US" w:eastAsia="de-DE"/>
          </w:rPr>
          <w:t>4.5</w:t>
        </w:r>
      </w:ins>
      <w:ins w:id="532" w:author="rolf" w:date="2017-06-05T20:12:00Z">
        <w:r w:rsidR="002D46F1">
          <w:rPr>
            <w:lang w:val="en-US" w:eastAsia="de-DE"/>
          </w:rPr>
          <w:fldChar w:fldCharType="end"/>
        </w:r>
        <w:r w:rsidR="002D46F1">
          <w:rPr>
            <w:lang w:val="en-US" w:eastAsia="de-DE"/>
          </w:rPr>
          <w:t>)</w:t>
        </w:r>
        <w:r w:rsidR="002D46F1">
          <w:rPr>
            <w:lang w:val="en-US" w:eastAsia="de-DE"/>
          </w:rPr>
          <w:t xml:space="preserve">. </w:t>
        </w:r>
      </w:ins>
      <w:ins w:id="533" w:author="rolf" w:date="2017-06-05T20:09:00Z">
        <w:r w:rsidR="002D46F1">
          <w:rPr>
            <w:lang w:val="en-US" w:eastAsia="de-DE"/>
          </w:rPr>
          <w:t>To start auto-alignment, an active video acquisition loop has to be interrupted first</w:t>
        </w:r>
      </w:ins>
      <w:ins w:id="534" w:author="rolf" w:date="2017-06-05T20:13:00Z">
        <w:r w:rsidR="002D46F1">
          <w:rPr>
            <w:lang w:val="en-US" w:eastAsia="de-DE"/>
          </w:rPr>
          <w:t xml:space="preserve"> </w:t>
        </w:r>
        <w:r w:rsidR="002D46F1">
          <w:rPr>
            <w:lang w:val="en-US" w:eastAsia="de-DE"/>
          </w:rPr>
          <w:t>by pressing the “Esc” key.</w:t>
        </w:r>
      </w:ins>
      <w:ins w:id="535" w:author="rolf" w:date="2017-06-05T20:09:00Z">
        <w:r w:rsidR="002D46F1">
          <w:rPr>
            <w:lang w:val="en-US" w:eastAsia="de-DE"/>
          </w:rPr>
          <w:t xml:space="preserve"> </w:t>
        </w:r>
      </w:ins>
      <w:ins w:id="536" w:author="rolf" w:date="2017-06-05T16:21:00Z">
        <w:r w:rsidR="00AD73E0">
          <w:rPr>
            <w:lang w:val="en-US" w:eastAsia="de-DE"/>
          </w:rPr>
          <w:t>Auto-alignment can</w:t>
        </w:r>
      </w:ins>
      <w:ins w:id="537" w:author="rolf" w:date="2017-06-05T20:10:00Z">
        <w:r w:rsidR="002D46F1">
          <w:rPr>
            <w:lang w:val="en-US" w:eastAsia="de-DE"/>
          </w:rPr>
          <w:t xml:space="preserve"> then</w:t>
        </w:r>
      </w:ins>
      <w:ins w:id="538" w:author="rolf" w:date="2017-06-05T16:21:00Z">
        <w:r w:rsidR="00AD73E0">
          <w:rPr>
            <w:lang w:val="en-US" w:eastAsia="de-DE"/>
          </w:rPr>
          <w:t xml:space="preserve"> be started</w:t>
        </w:r>
      </w:ins>
      <w:ins w:id="539" w:author="rolf" w:date="2017-06-05T17:47:00Z">
        <w:r w:rsidR="00AD3354" w:rsidRPr="00AD3354">
          <w:rPr>
            <w:lang w:val="en-US" w:eastAsia="de-DE"/>
          </w:rPr>
          <w:t xml:space="preserve"> </w:t>
        </w:r>
        <w:r w:rsidR="00AD3354">
          <w:rPr>
            <w:lang w:val="en-US" w:eastAsia="de-DE"/>
          </w:rPr>
          <w:t>by pressing the GUI button “Auto-Alignment on”</w:t>
        </w:r>
      </w:ins>
      <w:ins w:id="540" w:author="rolf" w:date="2017-06-05T20:11:00Z">
        <w:r w:rsidR="002D46F1">
          <w:rPr>
            <w:lang w:val="en-US" w:eastAsia="de-DE"/>
          </w:rPr>
          <w:t xml:space="preserve">. </w:t>
        </w:r>
      </w:ins>
      <w:ins w:id="541" w:author="rolf" w:date="2017-06-05T16:26:00Z">
        <w:r w:rsidR="002D46F1">
          <w:rPr>
            <w:lang w:val="en-US" w:eastAsia="de-DE"/>
          </w:rPr>
          <w:t>W</w:t>
        </w:r>
      </w:ins>
      <w:ins w:id="542" w:author="rolf" w:date="2017-06-05T20:15:00Z">
        <w:r w:rsidR="002D46F1">
          <w:rPr>
            <w:lang w:val="en-US" w:eastAsia="de-DE"/>
          </w:rPr>
          <w:t xml:space="preserve">hen “Enter” is pressed as </w:t>
        </w:r>
      </w:ins>
      <w:ins w:id="543" w:author="rolf" w:date="2017-06-05T20:14:00Z">
        <w:r w:rsidR="002D46F1">
          <w:rPr>
            <w:lang w:val="en-US" w:eastAsia="de-DE"/>
          </w:rPr>
          <w:t>confirmation</w:t>
        </w:r>
      </w:ins>
      <w:ins w:id="544" w:author="rolf" w:date="2017-06-05T16:26:00Z">
        <w:r w:rsidR="00AD73E0">
          <w:rPr>
            <w:lang w:val="en-US" w:eastAsia="de-DE"/>
          </w:rPr>
          <w:t xml:space="preserve"> that the user really wants</w:t>
        </w:r>
      </w:ins>
      <w:ins w:id="545" w:author="rolf" w:date="2017-06-05T20:14:00Z">
        <w:r w:rsidR="002D46F1">
          <w:rPr>
            <w:lang w:val="en-US" w:eastAsia="de-DE"/>
          </w:rPr>
          <w:t xml:space="preserve"> to switch </w:t>
        </w:r>
      </w:ins>
      <w:ins w:id="546" w:author="rolf" w:date="2017-06-05T20:57:00Z">
        <w:r w:rsidR="00E36242">
          <w:rPr>
            <w:lang w:val="en-US" w:eastAsia="de-DE"/>
          </w:rPr>
          <w:t xml:space="preserve">on </w:t>
        </w:r>
      </w:ins>
      <w:ins w:id="547" w:author="rolf" w:date="2017-06-05T20:15:00Z">
        <w:r w:rsidR="002D46F1">
          <w:rPr>
            <w:lang w:val="en-US" w:eastAsia="de-DE"/>
          </w:rPr>
          <w:t>auto-alignment</w:t>
        </w:r>
      </w:ins>
      <w:ins w:id="548" w:author="rolf" w:date="2017-06-05T16:26:00Z">
        <w:r w:rsidR="00AD73E0">
          <w:rPr>
            <w:lang w:val="en-US" w:eastAsia="de-DE"/>
          </w:rPr>
          <w:t xml:space="preserve">, </w:t>
        </w:r>
      </w:ins>
      <w:ins w:id="549" w:author="rolf" w:date="2017-06-05T16:27:00Z">
        <w:r w:rsidR="00AD73E0">
          <w:rPr>
            <w:lang w:val="en-US" w:eastAsia="de-DE"/>
          </w:rPr>
          <w:t xml:space="preserve">the button </w:t>
        </w:r>
      </w:ins>
      <w:ins w:id="550" w:author="rolf" w:date="2017-06-05T16:30:00Z">
        <w:r w:rsidR="00A03185">
          <w:rPr>
            <w:lang w:val="en-US" w:eastAsia="de-DE"/>
          </w:rPr>
          <w:t>changes its color to red</w:t>
        </w:r>
      </w:ins>
      <w:ins w:id="551" w:author="rolf" w:date="2017-06-05T16:27:00Z">
        <w:r w:rsidR="00AD73E0">
          <w:rPr>
            <w:lang w:val="en-US" w:eastAsia="de-DE"/>
          </w:rPr>
          <w:t xml:space="preserve"> and now reads </w:t>
        </w:r>
      </w:ins>
      <w:ins w:id="552" w:author="rolf" w:date="2017-06-05T16:28:00Z">
        <w:r w:rsidR="00AD73E0">
          <w:rPr>
            <w:lang w:val="en-US" w:eastAsia="de-DE"/>
          </w:rPr>
          <w:t xml:space="preserve">“Auto-Alignment off”. </w:t>
        </w:r>
      </w:ins>
      <w:ins w:id="553" w:author="rolf" w:date="2017-06-05T16:31:00Z">
        <w:r w:rsidR="00A03185">
          <w:rPr>
            <w:lang w:val="en-US" w:eastAsia="de-DE"/>
          </w:rPr>
          <w:t xml:space="preserve">The telescope moves to the </w:t>
        </w:r>
      </w:ins>
      <w:ins w:id="554" w:author="rolf" w:date="2017-06-05T16:45:00Z">
        <w:r w:rsidR="00407260">
          <w:rPr>
            <w:lang w:val="en-US" w:eastAsia="de-DE"/>
          </w:rPr>
          <w:t>landmark position</w:t>
        </w:r>
      </w:ins>
      <w:ins w:id="555" w:author="rolf" w:date="2017-06-05T16:31:00Z">
        <w:r w:rsidR="00A03185">
          <w:rPr>
            <w:lang w:val="en-US" w:eastAsia="de-DE"/>
          </w:rPr>
          <w:t xml:space="preserve"> and asks the user to center the landmark, exactly as with manual alignment. </w:t>
        </w:r>
      </w:ins>
    </w:p>
    <w:p w:rsidR="00DD6A96" w:rsidRDefault="00F16035">
      <w:pPr>
        <w:rPr>
          <w:ins w:id="556" w:author="rolf" w:date="2017-06-05T17:19:00Z"/>
          <w:lang w:val="en-US"/>
        </w:rPr>
        <w:pPrChange w:id="557" w:author="rolf" w:date="2017-06-05T16:11:00Z">
          <w:pPr>
            <w:pStyle w:val="berschrift3"/>
          </w:pPr>
        </w:pPrChange>
      </w:pPr>
      <w:ins w:id="558" w:author="rolf" w:date="2017-06-05T19:51:00Z">
        <w:r>
          <w:rPr>
            <w:noProof/>
            <w:lang w:eastAsia="de-DE"/>
          </w:rPr>
          <w:lastRenderedPageBreak/>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559" w:author="rolf" w:date="2017-06-05T17:22:00Z"/>
          <w:lang w:val="en-US"/>
        </w:rPr>
        <w:pPrChange w:id="560" w:author="rolf" w:date="2017-06-05T16:11:00Z">
          <w:pPr>
            <w:pStyle w:val="berschrift3"/>
          </w:pPr>
        </w:pPrChange>
      </w:pPr>
      <w:ins w:id="561" w:author="rolf" w:date="2017-06-05T16:32:00Z">
        <w:r>
          <w:rPr>
            <w:lang w:val="en-US" w:eastAsia="de-DE"/>
          </w:rPr>
          <w:t xml:space="preserve">When the user has centered the landmark and pressed “Enter”, </w:t>
        </w:r>
      </w:ins>
      <w:ins w:id="562" w:author="rolf" w:date="2017-06-05T16:34:00Z">
        <w:r>
          <w:rPr>
            <w:lang w:val="en-US" w:eastAsia="de-DE"/>
          </w:rPr>
          <w:t>auto-alignment initialization begins. I</w:t>
        </w:r>
      </w:ins>
      <w:ins w:id="563"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564" w:author="rolf" w:date="2017-06-05T16:33:00Z">
        <w:r>
          <w:rPr>
            <w:lang w:val="en-US" w:eastAsia="de-DE"/>
          </w:rPr>
          <w:t xml:space="preserve">This “reference frame” is stored for </w:t>
        </w:r>
      </w:ins>
      <w:ins w:id="565" w:author="rolf" w:date="2017-06-05T16:34:00Z">
        <w:r>
          <w:rPr>
            <w:lang w:val="en-US" w:eastAsia="de-DE"/>
          </w:rPr>
          <w:t>automatic</w:t>
        </w:r>
      </w:ins>
      <w:ins w:id="566" w:author="rolf" w:date="2017-06-05T16:33:00Z">
        <w:r>
          <w:rPr>
            <w:lang w:val="en-US" w:eastAsia="de-DE"/>
          </w:rPr>
          <w:t xml:space="preserve"> alignment</w:t>
        </w:r>
      </w:ins>
      <w:ins w:id="567" w:author="rolf" w:date="2017-06-05T16:34:00Z">
        <w:r>
          <w:rPr>
            <w:lang w:val="en-US" w:eastAsia="de-DE"/>
          </w:rPr>
          <w:t xml:space="preserve"> operations</w:t>
        </w:r>
      </w:ins>
      <w:ins w:id="568" w:author="rolf" w:date="2017-06-05T16:36:00Z">
        <w:r>
          <w:rPr>
            <w:lang w:val="en-US" w:eastAsia="de-DE"/>
          </w:rPr>
          <w:t xml:space="preserve"> which </w:t>
        </w:r>
      </w:ins>
      <w:ins w:id="569" w:author="rolf" w:date="2017-06-05T16:49:00Z">
        <w:r w:rsidR="00407260">
          <w:rPr>
            <w:lang w:val="en-US" w:eastAsia="de-DE"/>
          </w:rPr>
          <w:t xml:space="preserve">from now on </w:t>
        </w:r>
      </w:ins>
      <w:ins w:id="570" w:author="rolf" w:date="2017-06-05T16:36:00Z">
        <w:r>
          <w:rPr>
            <w:lang w:val="en-US" w:eastAsia="de-DE"/>
          </w:rPr>
          <w:t xml:space="preserve">the program </w:t>
        </w:r>
      </w:ins>
      <w:ins w:id="571" w:author="rolf" w:date="2017-06-05T16:37:00Z">
        <w:r>
          <w:rPr>
            <w:lang w:val="en-US" w:eastAsia="de-DE"/>
          </w:rPr>
          <w:t>inserts</w:t>
        </w:r>
      </w:ins>
      <w:ins w:id="572" w:author="rolf" w:date="2017-06-05T16:36:00Z">
        <w:r>
          <w:rPr>
            <w:lang w:val="en-US" w:eastAsia="de-DE"/>
          </w:rPr>
          <w:t xml:space="preserve"> automatically between video recordings.</w:t>
        </w:r>
      </w:ins>
    </w:p>
    <w:p w:rsidR="00D328DF" w:rsidRDefault="00F16035">
      <w:pPr>
        <w:rPr>
          <w:ins w:id="573" w:author="rolf" w:date="2017-06-05T16:39:00Z"/>
          <w:lang w:val="en-US"/>
        </w:rPr>
        <w:pPrChange w:id="574" w:author="rolf" w:date="2017-06-05T16:11:00Z">
          <w:pPr>
            <w:pStyle w:val="berschrift3"/>
          </w:pPr>
        </w:pPrChange>
      </w:pPr>
      <w:ins w:id="575" w:author="rolf" w:date="2017-06-05T19:51:00Z">
        <w:r>
          <w:rPr>
            <w:noProof/>
            <w:lang w:eastAsia="de-DE"/>
          </w:rPr>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576" w:author="rolf" w:date="2017-06-05T17:23:00Z"/>
          <w:lang w:val="en-US"/>
        </w:rPr>
        <w:pPrChange w:id="577" w:author="rolf" w:date="2017-06-05T16:11:00Z">
          <w:pPr>
            <w:pStyle w:val="berschrift3"/>
          </w:pPr>
        </w:pPrChange>
      </w:pPr>
      <w:ins w:id="578" w:author="rolf" w:date="2017-06-05T17:20:00Z">
        <w:r>
          <w:rPr>
            <w:lang w:val="en-US" w:eastAsia="de-DE"/>
          </w:rPr>
          <w:t xml:space="preserve">After </w:t>
        </w:r>
      </w:ins>
      <w:ins w:id="579" w:author="rolf" w:date="2017-06-05T20:17:00Z">
        <w:r w:rsidR="002D46F1">
          <w:rPr>
            <w:lang w:val="en-US" w:eastAsia="de-DE"/>
          </w:rPr>
          <w:t xml:space="preserve">a </w:t>
        </w:r>
      </w:ins>
      <w:ins w:id="580" w:author="rolf" w:date="2017-06-05T17:49:00Z">
        <w:r w:rsidR="00AD3354">
          <w:rPr>
            <w:lang w:val="en-US" w:eastAsia="de-DE"/>
          </w:rPr>
          <w:t xml:space="preserve">successful </w:t>
        </w:r>
      </w:ins>
      <w:ins w:id="581" w:author="rolf" w:date="2017-06-05T17:20:00Z">
        <w:r>
          <w:rPr>
            <w:lang w:val="en-US" w:eastAsia="de-DE"/>
          </w:rPr>
          <w:t>auto-alignment initialization, the user can start the video acquisition loop</w:t>
        </w:r>
      </w:ins>
      <w:ins w:id="582" w:author="rolf" w:date="2017-06-05T20:17:00Z">
        <w:r w:rsidR="002D46F1">
          <w:rPr>
            <w:lang w:val="en-US" w:eastAsia="de-DE"/>
          </w:rPr>
          <w:t xml:space="preserve"> (“Start / Continue Recording”)</w:t>
        </w:r>
      </w:ins>
      <w:ins w:id="583" w:author="rolf" w:date="2017-06-05T17:21:00Z">
        <w:r>
          <w:rPr>
            <w:lang w:val="en-US" w:eastAsia="de-DE"/>
          </w:rPr>
          <w:t xml:space="preserve"> which the program will interrupt repeatedly for doing a new alignment. </w:t>
        </w:r>
      </w:ins>
      <w:ins w:id="584" w:author="rolf" w:date="2017-06-05T17:22:00Z">
        <w:r>
          <w:rPr>
            <w:lang w:val="en-US" w:eastAsia="de-DE"/>
          </w:rPr>
          <w:t xml:space="preserve">When this happens, </w:t>
        </w:r>
      </w:ins>
      <w:ins w:id="585" w:author="rolf" w:date="2017-06-05T16:38:00Z">
        <w:r w:rsidR="00A03185">
          <w:rPr>
            <w:lang w:val="en-US" w:eastAsia="de-DE"/>
          </w:rPr>
          <w:t>the program slews the telescope to</w:t>
        </w:r>
        <w:r w:rsidR="00AD3354">
          <w:rPr>
            <w:lang w:val="en-US" w:eastAsia="de-DE"/>
          </w:rPr>
          <w:t xml:space="preserve"> the expected landmark position</w:t>
        </w:r>
      </w:ins>
      <w:ins w:id="586" w:author="rolf" w:date="2017-06-05T17:49:00Z">
        <w:r w:rsidR="00AD3354">
          <w:rPr>
            <w:lang w:val="en-US" w:eastAsia="de-DE"/>
          </w:rPr>
          <w:t xml:space="preserve">, </w:t>
        </w:r>
      </w:ins>
      <w:ins w:id="587" w:author="rolf" w:date="2017-06-05T16:41:00Z">
        <w:r w:rsidR="00A03185">
          <w:rPr>
            <w:lang w:val="en-US" w:eastAsia="de-DE"/>
          </w:rPr>
          <w:t xml:space="preserve">takes a still image of that area and determines the shift between the new image and the reference frame. </w:t>
        </w:r>
      </w:ins>
      <w:ins w:id="588" w:author="rolf" w:date="2017-06-05T16:44:00Z">
        <w:r w:rsidR="00407260">
          <w:rPr>
            <w:lang w:val="en-US" w:eastAsia="de-DE"/>
          </w:rPr>
          <w:t>T</w:t>
        </w:r>
      </w:ins>
      <w:ins w:id="589" w:author="rolf" w:date="2017-06-05T16:43:00Z">
        <w:r w:rsidR="00407260">
          <w:rPr>
            <w:lang w:val="en-US" w:eastAsia="de-DE"/>
          </w:rPr>
          <w:t>his shift</w:t>
        </w:r>
      </w:ins>
      <w:ins w:id="590" w:author="rolf" w:date="2017-06-05T16:44:00Z">
        <w:r w:rsidR="00407260">
          <w:rPr>
            <w:lang w:val="en-US" w:eastAsia="de-DE"/>
          </w:rPr>
          <w:t xml:space="preserve"> (in image pixels) is translated into</w:t>
        </w:r>
      </w:ins>
      <w:ins w:id="591" w:author="rolf" w:date="2017-06-05T16:43:00Z">
        <w:r w:rsidR="00407260">
          <w:rPr>
            <w:lang w:val="en-US" w:eastAsia="de-DE"/>
          </w:rPr>
          <w:t xml:space="preserve"> the current pointing error in equatorial coordinates</w:t>
        </w:r>
      </w:ins>
      <w:ins w:id="592" w:author="rolf" w:date="2017-06-05T16:47:00Z">
        <w:r w:rsidR="00407260">
          <w:rPr>
            <w:lang w:val="en-US" w:eastAsia="de-DE"/>
          </w:rPr>
          <w:t xml:space="preserve">. </w:t>
        </w:r>
      </w:ins>
      <w:ins w:id="593" w:author="rolf" w:date="2017-06-05T17:50:00Z">
        <w:r w:rsidR="00AD3354">
          <w:rPr>
            <w:lang w:val="en-US" w:eastAsia="de-DE"/>
          </w:rPr>
          <w:t>The result is</w:t>
        </w:r>
      </w:ins>
      <w:ins w:id="594" w:author="rolf" w:date="2017-06-05T16:47:00Z">
        <w:r w:rsidR="00407260">
          <w:rPr>
            <w:lang w:val="en-US" w:eastAsia="de-DE"/>
          </w:rPr>
          <w:t xml:space="preserve"> a</w:t>
        </w:r>
      </w:ins>
      <w:ins w:id="595" w:author="rolf" w:date="2017-06-05T16:46:00Z">
        <w:r w:rsidR="00407260">
          <w:rPr>
            <w:lang w:val="en-US" w:eastAsia="de-DE"/>
          </w:rPr>
          <w:t xml:space="preserve"> new</w:t>
        </w:r>
      </w:ins>
      <w:ins w:id="596" w:author="rolf" w:date="2017-06-05T16:43:00Z">
        <w:r w:rsidR="00407260">
          <w:rPr>
            <w:lang w:val="en-US" w:eastAsia="de-DE"/>
          </w:rPr>
          <w:t xml:space="preserve"> alignment point</w:t>
        </w:r>
      </w:ins>
      <w:ins w:id="597" w:author="rolf" w:date="2017-06-05T16:47:00Z">
        <w:r w:rsidR="00407260">
          <w:rPr>
            <w:lang w:val="en-US" w:eastAsia="de-DE"/>
          </w:rPr>
          <w:t>, and video acquisition continues</w:t>
        </w:r>
      </w:ins>
      <w:ins w:id="598" w:author="rolf" w:date="2017-06-05T16:43:00Z">
        <w:r w:rsidR="00407260">
          <w:rPr>
            <w:lang w:val="en-US" w:eastAsia="de-DE"/>
          </w:rPr>
          <w:t>.</w:t>
        </w:r>
      </w:ins>
      <w:ins w:id="599" w:author="rolf" w:date="2017-06-05T16:54:00Z">
        <w:r w:rsidR="002F5F58">
          <w:rPr>
            <w:lang w:val="en-US" w:eastAsia="de-DE"/>
          </w:rPr>
          <w:t xml:space="preserve"> </w:t>
        </w:r>
      </w:ins>
      <w:ins w:id="600" w:author="rolf" w:date="2017-06-05T17:50:00Z">
        <w:r w:rsidR="00AD3354">
          <w:rPr>
            <w:lang w:val="en-US" w:eastAsia="de-DE"/>
          </w:rPr>
          <w:t>Fortunately, t</w:t>
        </w:r>
      </w:ins>
      <w:ins w:id="601" w:author="rolf" w:date="2017-06-05T16:54:00Z">
        <w:r w:rsidR="002F5F58">
          <w:rPr>
            <w:lang w:val="en-US" w:eastAsia="de-DE"/>
          </w:rPr>
          <w:t>he details of this rather complex operation are hidden from the user.</w:t>
        </w:r>
      </w:ins>
    </w:p>
    <w:p w:rsidR="00D328DF" w:rsidRDefault="00F16035">
      <w:pPr>
        <w:rPr>
          <w:ins w:id="602" w:author="rolf" w:date="2017-06-05T16:49:00Z"/>
          <w:lang w:val="en-US"/>
        </w:rPr>
        <w:pPrChange w:id="603" w:author="rolf" w:date="2017-06-05T16:11:00Z">
          <w:pPr>
            <w:pStyle w:val="berschrift3"/>
          </w:pPr>
        </w:pPrChange>
      </w:pPr>
      <w:ins w:id="604"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605" w:author="rolf" w:date="2017-06-05T16:55:00Z"/>
          <w:lang w:val="en-US"/>
        </w:rPr>
        <w:pPrChange w:id="606" w:author="rolf" w:date="2017-06-05T16:11:00Z">
          <w:pPr>
            <w:pStyle w:val="berschrift3"/>
          </w:pPr>
        </w:pPrChange>
      </w:pPr>
      <w:ins w:id="607" w:author="rolf" w:date="2017-06-05T17:50:00Z">
        <w:r>
          <w:rPr>
            <w:lang w:val="en-US" w:eastAsia="de-DE"/>
          </w:rPr>
          <w:lastRenderedPageBreak/>
          <w:t xml:space="preserve">The user </w:t>
        </w:r>
      </w:ins>
      <w:ins w:id="608" w:author="rolf" w:date="2017-06-05T17:51:00Z">
        <w:r>
          <w:rPr>
            <w:lang w:val="en-US" w:eastAsia="de-DE"/>
          </w:rPr>
          <w:t>may</w:t>
        </w:r>
      </w:ins>
      <w:ins w:id="609" w:author="rolf" w:date="2017-06-05T17:50:00Z">
        <w:r>
          <w:rPr>
            <w:lang w:val="en-US" w:eastAsia="de-DE"/>
          </w:rPr>
          <w:t xml:space="preserve"> interrupt t</w:t>
        </w:r>
      </w:ins>
      <w:ins w:id="610" w:author="rolf" w:date="2017-06-05T16:49:00Z">
        <w:r w:rsidR="00407260">
          <w:rPr>
            <w:lang w:val="en-US" w:eastAsia="de-DE"/>
          </w:rPr>
          <w:t xml:space="preserve">he video loop at any time. When control is given back to the GUI, </w:t>
        </w:r>
      </w:ins>
      <w:ins w:id="611" w:author="rolf" w:date="2017-06-05T16:55:00Z">
        <w:r w:rsidR="002F5F58">
          <w:rPr>
            <w:lang w:val="en-US" w:eastAsia="de-DE"/>
          </w:rPr>
          <w:t>the user</w:t>
        </w:r>
      </w:ins>
      <w:ins w:id="612" w:author="rolf" w:date="2017-06-05T16:49:00Z">
        <w:r w:rsidR="00407260">
          <w:rPr>
            <w:lang w:val="en-US" w:eastAsia="de-DE"/>
          </w:rPr>
          <w:t xml:space="preserve"> can switch off auto-alignment by pressing the red button again. </w:t>
        </w:r>
      </w:ins>
      <w:ins w:id="613" w:author="rolf" w:date="2017-06-05T16:50:00Z">
        <w:r w:rsidR="00407260">
          <w:rPr>
            <w:lang w:val="en-US" w:eastAsia="de-DE"/>
          </w:rPr>
          <w:t>After acknowledging this action, the auto-alignment button changes back to its original state</w:t>
        </w:r>
      </w:ins>
      <w:ins w:id="614" w:author="rolf" w:date="2017-06-05T17:15:00Z">
        <w:r w:rsidR="00DD6A96">
          <w:rPr>
            <w:lang w:val="en-US" w:eastAsia="de-DE"/>
          </w:rPr>
          <w:t xml:space="preserve"> and color</w:t>
        </w:r>
      </w:ins>
      <w:ins w:id="615" w:author="rolf" w:date="2017-06-05T16:50:00Z">
        <w:r w:rsidR="00407260">
          <w:rPr>
            <w:lang w:val="en-US" w:eastAsia="de-DE"/>
          </w:rPr>
          <w:t xml:space="preserve">, and the (manual) </w:t>
        </w:r>
      </w:ins>
      <w:ins w:id="616" w:author="rolf" w:date="2017-06-05T16:52:00Z">
        <w:r w:rsidR="00407260">
          <w:rPr>
            <w:lang w:val="en-US" w:eastAsia="de-DE"/>
          </w:rPr>
          <w:t>“Alignment” button is re-activated.</w:t>
        </w:r>
      </w:ins>
      <w:ins w:id="617" w:author="rolf" w:date="2017-06-05T17:51:00Z">
        <w:r>
          <w:rPr>
            <w:lang w:val="en-US" w:eastAsia="de-DE"/>
          </w:rPr>
          <w:t xml:space="preserve"> </w:t>
        </w:r>
      </w:ins>
      <w:ins w:id="618" w:author="rolf" w:date="2017-06-05T20:18:00Z">
        <w:r w:rsidR="002D46F1">
          <w:rPr>
            <w:lang w:val="en-US" w:eastAsia="de-DE"/>
          </w:rPr>
          <w:t>The</w:t>
        </w:r>
      </w:ins>
      <w:ins w:id="619" w:author="rolf" w:date="2017-06-05T16:53:00Z">
        <w:r w:rsidR="002F5F58">
          <w:rPr>
            <w:lang w:val="en-US" w:eastAsia="de-DE"/>
          </w:rPr>
          <w:t xml:space="preserve"> user can </w:t>
        </w:r>
      </w:ins>
      <w:ins w:id="620" w:author="rolf" w:date="2017-06-05T20:18:00Z">
        <w:r w:rsidR="002D46F1">
          <w:rPr>
            <w:lang w:val="en-US" w:eastAsia="de-DE"/>
          </w:rPr>
          <w:t xml:space="preserve">now </w:t>
        </w:r>
      </w:ins>
      <w:ins w:id="621" w:author="rolf" w:date="2017-06-05T16:53:00Z">
        <w:r w:rsidR="002F5F58">
          <w:rPr>
            <w:lang w:val="en-US" w:eastAsia="de-DE"/>
          </w:rPr>
          <w:t>choose to do the alignment manually, or to start auto-alignment again.</w:t>
        </w:r>
      </w:ins>
    </w:p>
    <w:p w:rsidR="00F46982" w:rsidRDefault="002F5F58">
      <w:pPr>
        <w:rPr>
          <w:ins w:id="622" w:author="rolf" w:date="2017-06-05T17:08:00Z"/>
          <w:lang w:val="en-US"/>
        </w:rPr>
        <w:pPrChange w:id="623" w:author="rolf" w:date="2017-06-05T16:11:00Z">
          <w:pPr>
            <w:pStyle w:val="berschrift3"/>
          </w:pPr>
        </w:pPrChange>
      </w:pPr>
      <w:ins w:id="624" w:author="rolf" w:date="2017-06-05T16:55:00Z">
        <w:r>
          <w:rPr>
            <w:lang w:val="en-US" w:eastAsia="de-DE"/>
          </w:rPr>
          <w:t xml:space="preserve">Some details are important to know when using auto-alignment. </w:t>
        </w:r>
      </w:ins>
      <w:ins w:id="625" w:author="rolf" w:date="2017-06-05T16:56:00Z">
        <w:r>
          <w:rPr>
            <w:lang w:val="en-US" w:eastAsia="de-DE"/>
          </w:rPr>
          <w:t>First of all, auto-alignment can fail</w:t>
        </w:r>
      </w:ins>
      <w:ins w:id="626" w:author="rolf" w:date="2017-06-05T17:07:00Z">
        <w:r w:rsidR="00F46982">
          <w:rPr>
            <w:lang w:val="en-US" w:eastAsia="de-DE"/>
          </w:rPr>
          <w:t>.</w:t>
        </w:r>
      </w:ins>
      <w:ins w:id="627" w:author="rolf" w:date="2017-06-05T17:08:00Z">
        <w:r w:rsidR="00F46982">
          <w:rPr>
            <w:lang w:val="en-US" w:eastAsia="de-DE"/>
          </w:rPr>
          <w:t xml:space="preserve"> </w:t>
        </w:r>
      </w:ins>
      <w:ins w:id="628" w:author="rolf" w:date="2017-06-05T20:19:00Z">
        <w:r w:rsidR="002D46F1">
          <w:rPr>
            <w:lang w:val="en-US" w:eastAsia="de-DE"/>
          </w:rPr>
          <w:t>It</w:t>
        </w:r>
      </w:ins>
      <w:ins w:id="629" w:author="rolf" w:date="2017-06-05T17:08:00Z">
        <w:r w:rsidR="00F46982">
          <w:rPr>
            <w:lang w:val="en-US" w:eastAsia="de-DE"/>
          </w:rPr>
          <w:t xml:space="preserve"> </w:t>
        </w:r>
      </w:ins>
      <w:ins w:id="630" w:author="rolf" w:date="2017-06-05T17:15:00Z">
        <w:r w:rsidR="00DD6A96">
          <w:rPr>
            <w:lang w:val="en-US" w:eastAsia="de-DE"/>
          </w:rPr>
          <w:t>can</w:t>
        </w:r>
      </w:ins>
      <w:ins w:id="631" w:author="rolf" w:date="2017-06-05T17:08:00Z">
        <w:r w:rsidR="00F46982">
          <w:rPr>
            <w:lang w:val="en-US" w:eastAsia="de-DE"/>
          </w:rPr>
          <w:t xml:space="preserve"> happen</w:t>
        </w:r>
      </w:ins>
      <w:ins w:id="632" w:author="rolf" w:date="2017-06-05T16:56:00Z">
        <w:r>
          <w:rPr>
            <w:lang w:val="en-US" w:eastAsia="de-DE"/>
          </w:rPr>
          <w:t xml:space="preserve"> </w:t>
        </w:r>
      </w:ins>
      <w:ins w:id="633" w:author="rolf" w:date="2017-06-05T17:52:00Z">
        <w:r w:rsidR="00AD3354">
          <w:rPr>
            <w:lang w:val="en-US" w:eastAsia="de-DE"/>
          </w:rPr>
          <w:t xml:space="preserve">already </w:t>
        </w:r>
      </w:ins>
      <w:ins w:id="634" w:author="rolf" w:date="2017-06-05T16:56:00Z">
        <w:r>
          <w:rPr>
            <w:lang w:val="en-US" w:eastAsia="de-DE"/>
          </w:rPr>
          <w:t>during initialization</w:t>
        </w:r>
      </w:ins>
      <w:ins w:id="635" w:author="rolf" w:date="2017-06-05T16:57:00Z">
        <w:r>
          <w:rPr>
            <w:lang w:val="en-US" w:eastAsia="de-DE"/>
          </w:rPr>
          <w:t xml:space="preserve">, or later when performing an auto-alignment operation. </w:t>
        </w:r>
      </w:ins>
      <w:ins w:id="636" w:author="rolf" w:date="2017-06-05T17:02:00Z">
        <w:r w:rsidR="00F46982">
          <w:rPr>
            <w:lang w:val="en-US" w:eastAsia="de-DE"/>
          </w:rPr>
          <w:t>The most likely reason</w:t>
        </w:r>
      </w:ins>
      <w:ins w:id="637" w:author="rolf" w:date="2017-06-05T20:19:00Z">
        <w:r w:rsidR="002D46F1">
          <w:rPr>
            <w:lang w:val="en-US" w:eastAsia="de-DE"/>
          </w:rPr>
          <w:t>s</w:t>
        </w:r>
      </w:ins>
      <w:ins w:id="638" w:author="rolf" w:date="2017-06-05T17:02:00Z">
        <w:r w:rsidR="00F46982">
          <w:rPr>
            <w:lang w:val="en-US" w:eastAsia="de-DE"/>
          </w:rPr>
          <w:t xml:space="preserve"> </w:t>
        </w:r>
      </w:ins>
      <w:ins w:id="639" w:author="rolf" w:date="2017-06-05T20:19:00Z">
        <w:r w:rsidR="002D46F1">
          <w:rPr>
            <w:lang w:val="en-US" w:eastAsia="de-DE"/>
          </w:rPr>
          <w:t>are</w:t>
        </w:r>
      </w:ins>
      <w:ins w:id="640"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641" w:author="rolf" w:date="2017-06-05T17:08:00Z">
        <w:r w:rsidR="00F46982">
          <w:rPr>
            <w:lang w:val="en-US" w:eastAsia="de-DE"/>
          </w:rPr>
          <w:t>acquisition</w:t>
        </w:r>
      </w:ins>
      <w:ins w:id="642" w:author="rolf" w:date="2017-06-05T20:19:00Z">
        <w:r w:rsidR="00255AFB">
          <w:rPr>
            <w:lang w:val="en-US" w:eastAsia="de-DE"/>
          </w:rPr>
          <w:t>. It</w:t>
        </w:r>
      </w:ins>
      <w:ins w:id="643" w:author="rolf" w:date="2017-06-05T16:59:00Z">
        <w:r>
          <w:rPr>
            <w:lang w:val="en-US" w:eastAsia="de-DE"/>
          </w:rPr>
          <w:t xml:space="preserve"> might help to try auto-alignment with a better suited landmark. </w:t>
        </w:r>
      </w:ins>
      <w:ins w:id="644" w:author="rolf" w:date="2017-06-05T17:00:00Z">
        <w:r>
          <w:rPr>
            <w:lang w:val="en-US" w:eastAsia="de-DE"/>
          </w:rPr>
          <w:t>Another reason for auto-alignment initialization to fail is if the focal length of the telescope system was entered incorrectly</w:t>
        </w:r>
      </w:ins>
      <w:ins w:id="645" w:author="rolf" w:date="2017-06-05T17:02:00Z">
        <w:r>
          <w:rPr>
            <w:lang w:val="en-US" w:eastAsia="de-DE"/>
          </w:rPr>
          <w:t>.</w:t>
        </w:r>
      </w:ins>
      <w:ins w:id="646" w:author="rolf" w:date="2017-06-05T17:08:00Z">
        <w:r w:rsidR="00F46982">
          <w:rPr>
            <w:lang w:val="en-US" w:eastAsia="de-DE"/>
          </w:rPr>
          <w:t xml:space="preserve"> </w:t>
        </w:r>
      </w:ins>
      <w:ins w:id="647"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F46982" w:rsidRPr="00F16035" w:rsidRDefault="00F46982">
      <w:pPr>
        <w:rPr>
          <w:ins w:id="648" w:author="rolf" w:date="2017-06-05T16:11:00Z"/>
          <w:lang w:val="en-US"/>
        </w:rPr>
        <w:pPrChange w:id="649" w:author="rolf" w:date="2017-06-05T16:11:00Z">
          <w:pPr>
            <w:pStyle w:val="berschrift3"/>
          </w:pPr>
        </w:pPrChange>
      </w:pPr>
      <w:ins w:id="650" w:author="rolf" w:date="2017-06-05T17:08:00Z">
        <w:r>
          <w:rPr>
            <w:lang w:val="en-US" w:eastAsia="de-DE"/>
          </w:rPr>
          <w:t xml:space="preserve">Another problem </w:t>
        </w:r>
      </w:ins>
      <w:ins w:id="651" w:author="rolf" w:date="2017-06-05T20:21:00Z">
        <w:r w:rsidR="00255AFB">
          <w:rPr>
            <w:lang w:val="en-US" w:eastAsia="de-DE"/>
          </w:rPr>
          <w:t>arises</w:t>
        </w:r>
      </w:ins>
      <w:ins w:id="652" w:author="rolf" w:date="2017-06-05T17:08:00Z">
        <w:r>
          <w:rPr>
            <w:lang w:val="en-US" w:eastAsia="de-DE"/>
          </w:rPr>
          <w:t xml:space="preserve"> if auto-alignment detects a very large image shift. </w:t>
        </w:r>
      </w:ins>
      <w:ins w:id="653" w:author="rolf" w:date="2017-06-05T17:12:00Z">
        <w:r>
          <w:rPr>
            <w:lang w:val="en-US" w:eastAsia="de-DE"/>
          </w:rPr>
          <w:t>(</w:t>
        </w:r>
      </w:ins>
      <w:ins w:id="654" w:author="rolf" w:date="2017-06-05T17:09:00Z">
        <w:r>
          <w:rPr>
            <w:lang w:val="en-US" w:eastAsia="de-DE"/>
          </w:rPr>
          <w:t xml:space="preserve">What “very large” means can be specified in the configuration </w:t>
        </w:r>
      </w:ins>
      <w:ins w:id="655" w:author="rolf" w:date="2017-06-05T17:10:00Z">
        <w:r>
          <w:rPr>
            <w:lang w:val="en-US" w:eastAsia="de-DE"/>
          </w:rPr>
          <w:t>GUI</w:t>
        </w:r>
      </w:ins>
      <w:ins w:id="656" w:author="rolf" w:date="2017-06-05T17:53:00Z">
        <w:r w:rsidR="00536748">
          <w:rPr>
            <w:lang w:val="en-US" w:eastAsia="de-DE"/>
          </w:rPr>
          <w:t>, see Appendix A</w:t>
        </w:r>
      </w:ins>
      <w:ins w:id="657" w:author="rolf" w:date="2017-06-05T17:10:00Z">
        <w:r>
          <w:rPr>
            <w:lang w:val="en-US" w:eastAsia="de-DE"/>
          </w:rPr>
          <w:t>.</w:t>
        </w:r>
      </w:ins>
      <w:ins w:id="658" w:author="rolf" w:date="2017-06-05T17:12:00Z">
        <w:r>
          <w:rPr>
            <w:lang w:val="en-US" w:eastAsia="de-DE"/>
          </w:rPr>
          <w:t>)</w:t>
        </w:r>
      </w:ins>
      <w:ins w:id="659" w:author="rolf" w:date="2017-06-05T17:10:00Z">
        <w:r>
          <w:rPr>
            <w:lang w:val="en-US" w:eastAsia="de-DE"/>
          </w:rPr>
          <w:t xml:space="preserve"> The criterion is the relative size of the detected pointing error as compared to the width of the overlap between tiles. </w:t>
        </w:r>
      </w:ins>
      <w:ins w:id="660" w:author="rolf" w:date="2017-06-05T17:12:00Z">
        <w:r w:rsidR="00DD6A96">
          <w:rPr>
            <w:lang w:val="en-US" w:eastAsia="de-DE"/>
          </w:rPr>
          <w:t xml:space="preserve">If the error is too large, </w:t>
        </w:r>
      </w:ins>
      <w:proofErr w:type="spellStart"/>
      <w:ins w:id="661"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662" w:name="_Toc484449277"/>
      <w:r>
        <w:rPr>
          <w:lang w:val="en-US"/>
        </w:rPr>
        <w:t>End of Program</w:t>
      </w:r>
      <w:bookmarkEnd w:id="662"/>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ins w:id="663" w:author="rolf" w:date="2017-06-05T21:11:00Z">
        <w:r w:rsidR="00CD61A6">
          <w:rPr>
            <w:lang w:val="en-US" w:eastAsia="de-DE"/>
          </w:rPr>
          <w:t>4.7</w:t>
        </w:r>
      </w:ins>
      <w:del w:id="664" w:author="rolf" w:date="2017-06-05T21:11:00Z">
        <w:r w:rsidR="00170BDF" w:rsidDel="00CD61A6">
          <w:rPr>
            <w:lang w:val="en-US" w:eastAsia="de-DE"/>
          </w:rPr>
          <w:delText>3.7</w:delText>
        </w:r>
      </w:del>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665" w:author="rolf" w:date="2017-06-05T19:54:00Z">
        <w:r w:rsidR="00F16035">
          <w:rPr>
            <w:lang w:val="en-US" w:eastAsia="de-DE"/>
          </w:rPr>
          <w:t>”</w:t>
        </w:r>
      </w:ins>
      <w:del w:id="666"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667"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668" w:author="rolf" w:date="2016-05-01T09:50:00Z"/>
          <w:lang w:val="en-US"/>
        </w:rPr>
      </w:pPr>
      <w:ins w:id="669" w:author="rolf" w:date="2016-05-01T09:40:00Z">
        <w:r>
          <w:rPr>
            <w:lang w:val="en-US"/>
          </w:rPr>
          <w:t xml:space="preserve">If the telescope </w:t>
        </w:r>
      </w:ins>
      <w:ins w:id="670" w:author="rolf" w:date="2016-05-01T09:41:00Z">
        <w:r>
          <w:rPr>
            <w:lang w:val="en-US"/>
          </w:rPr>
          <w:t>is mounted on a “German Equatorial Mount”</w:t>
        </w:r>
      </w:ins>
      <w:ins w:id="671" w:author="rolf" w:date="2016-05-01T09:42:00Z">
        <w:r>
          <w:rPr>
            <w:lang w:val="en-US"/>
          </w:rPr>
          <w:t xml:space="preserve"> and the moon during the recording session crosses the meridian, </w:t>
        </w:r>
      </w:ins>
      <w:ins w:id="672" w:author="rolf" w:date="2016-05-01T09:46:00Z">
        <w:r>
          <w:rPr>
            <w:lang w:val="en-US"/>
          </w:rPr>
          <w:t xml:space="preserve">the </w:t>
        </w:r>
      </w:ins>
      <w:ins w:id="673" w:author="rolf" w:date="2016-05-01T09:44:00Z">
        <w:r>
          <w:rPr>
            <w:lang w:val="en-US"/>
          </w:rPr>
          <w:t xml:space="preserve">mounting will perform a meridian flip </w:t>
        </w:r>
      </w:ins>
      <w:ins w:id="674" w:author="rolf" w:date="2016-05-01T09:46:00Z">
        <w:r>
          <w:rPr>
            <w:lang w:val="en-US"/>
          </w:rPr>
          <w:t>when</w:t>
        </w:r>
      </w:ins>
      <w:ins w:id="675"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676" w:author="rolf" w:date="2016-05-01T09:46:00Z">
        <w:r>
          <w:rPr>
            <w:lang w:val="en-US"/>
          </w:rPr>
          <w:t xml:space="preserve">on the other side </w:t>
        </w:r>
      </w:ins>
      <w:ins w:id="677" w:author="rolf" w:date="2016-05-01T09:44:00Z">
        <w:r>
          <w:rPr>
            <w:lang w:val="en-US"/>
          </w:rPr>
          <w:t>of the meridian.</w:t>
        </w:r>
      </w:ins>
      <w:ins w:id="678" w:author="rolf" w:date="2016-05-01T09:47:00Z">
        <w:r w:rsidR="002A0F29">
          <w:rPr>
            <w:lang w:val="en-US"/>
          </w:rPr>
          <w:t xml:space="preserve"> If possible, this situation should be avoided during </w:t>
        </w:r>
      </w:ins>
      <w:ins w:id="679" w:author="rolf" w:date="2016-05-01T09:48:00Z">
        <w:r w:rsidR="002A0F29">
          <w:rPr>
            <w:lang w:val="en-US"/>
          </w:rPr>
          <w:t>the acquisition of a</w:t>
        </w:r>
      </w:ins>
      <w:ins w:id="680" w:author="rolf" w:date="2016-05-01T09:47:00Z">
        <w:r w:rsidR="002A0F29">
          <w:rPr>
            <w:lang w:val="en-US"/>
          </w:rPr>
          <w:t xml:space="preserve"> panorama.</w:t>
        </w:r>
      </w:ins>
      <w:ins w:id="681" w:author="rolf" w:date="2016-05-01T09:48:00Z">
        <w:r w:rsidR="002A0F29">
          <w:rPr>
            <w:lang w:val="en-US"/>
          </w:rPr>
          <w:t xml:space="preserve"> </w:t>
        </w:r>
      </w:ins>
      <w:ins w:id="682" w:author="rolf" w:date="2016-05-01T10:06:00Z">
        <w:r w:rsidR="00B7026A">
          <w:rPr>
            <w:lang w:val="en-US"/>
          </w:rPr>
          <w:t>Otherwise,</w:t>
        </w:r>
      </w:ins>
      <w:ins w:id="683" w:author="rolf" w:date="2016-05-01T09:49:00Z">
        <w:r w:rsidR="002A0F29">
          <w:rPr>
            <w:lang w:val="en-US"/>
          </w:rPr>
          <w:t xml:space="preserve"> the following points need </w:t>
        </w:r>
      </w:ins>
      <w:ins w:id="684" w:author="rolf" w:date="2016-05-01T09:50:00Z">
        <w:r w:rsidR="002A0F29">
          <w:rPr>
            <w:lang w:val="en-US"/>
          </w:rPr>
          <w:t xml:space="preserve">to be </w:t>
        </w:r>
      </w:ins>
      <w:ins w:id="685" w:author="rolf" w:date="2016-05-01T09:49:00Z">
        <w:r w:rsidR="002A0F29">
          <w:rPr>
            <w:lang w:val="en-US"/>
          </w:rPr>
          <w:t>consider</w:t>
        </w:r>
      </w:ins>
      <w:ins w:id="686" w:author="rolf" w:date="2016-05-01T09:50:00Z">
        <w:r w:rsidR="002A0F29">
          <w:rPr>
            <w:lang w:val="en-US"/>
          </w:rPr>
          <w:t>ed:</w:t>
        </w:r>
      </w:ins>
    </w:p>
    <w:p w:rsidR="002A0F29" w:rsidRDefault="002A0F29" w:rsidP="002A0F29">
      <w:pPr>
        <w:pStyle w:val="Listenabsatz"/>
        <w:numPr>
          <w:ilvl w:val="0"/>
          <w:numId w:val="37"/>
        </w:numPr>
        <w:rPr>
          <w:ins w:id="687" w:author="rolf" w:date="2016-05-01T09:54:00Z"/>
          <w:lang w:val="en-US" w:eastAsia="de-DE"/>
        </w:rPr>
      </w:pPr>
      <w:ins w:id="688" w:author="rolf" w:date="2016-05-01T09:51:00Z">
        <w:r>
          <w:rPr>
            <w:lang w:val="en-US" w:eastAsia="de-DE"/>
          </w:rPr>
          <w:t>Make sure that the cabling of the telescope, camera and all other accessories allows the meridian flip without unplugging</w:t>
        </w:r>
      </w:ins>
      <w:ins w:id="689" w:author="rolf" w:date="2016-05-01T09:53:00Z">
        <w:r>
          <w:rPr>
            <w:lang w:val="en-US" w:eastAsia="de-DE"/>
          </w:rPr>
          <w:t xml:space="preserve">, and that no </w:t>
        </w:r>
      </w:ins>
      <w:ins w:id="690" w:author="rolf" w:date="2016-05-01T09:54:00Z">
        <w:r>
          <w:rPr>
            <w:lang w:val="en-US" w:eastAsia="de-DE"/>
          </w:rPr>
          <w:t xml:space="preserve">moving </w:t>
        </w:r>
      </w:ins>
      <w:ins w:id="691" w:author="rolf" w:date="2016-05-01T11:37:00Z">
        <w:r w:rsidR="00F8015E">
          <w:rPr>
            <w:lang w:val="en-US" w:eastAsia="de-DE"/>
          </w:rPr>
          <w:t>part</w:t>
        </w:r>
      </w:ins>
      <w:ins w:id="692" w:author="rolf" w:date="2016-05-01T09:53:00Z">
        <w:r>
          <w:rPr>
            <w:lang w:val="en-US" w:eastAsia="de-DE"/>
          </w:rPr>
          <w:t xml:space="preserve"> will collide with the telescope pier or </w:t>
        </w:r>
      </w:ins>
      <w:ins w:id="693" w:author="rolf" w:date="2016-05-01T09:54:00Z">
        <w:r>
          <w:rPr>
            <w:lang w:val="en-US" w:eastAsia="de-DE"/>
          </w:rPr>
          <w:t xml:space="preserve">any </w:t>
        </w:r>
      </w:ins>
      <w:ins w:id="694" w:author="rolf" w:date="2016-05-01T09:53:00Z">
        <w:r>
          <w:rPr>
            <w:lang w:val="en-US" w:eastAsia="de-DE"/>
          </w:rPr>
          <w:t>other obstacle.</w:t>
        </w:r>
      </w:ins>
    </w:p>
    <w:p w:rsidR="00F8015E" w:rsidRDefault="00F8015E">
      <w:pPr>
        <w:pStyle w:val="Listenabsatz"/>
        <w:numPr>
          <w:ilvl w:val="0"/>
          <w:numId w:val="37"/>
        </w:numPr>
        <w:rPr>
          <w:ins w:id="695" w:author="rolf" w:date="2017-06-05T17:55:00Z"/>
          <w:lang w:val="en-US" w:eastAsia="de-DE"/>
        </w:rPr>
        <w:pPrChange w:id="696" w:author="rolf" w:date="2016-05-01T09:51:00Z">
          <w:pPr/>
        </w:pPrChange>
      </w:pPr>
      <w:ins w:id="697" w:author="rolf" w:date="2016-05-01T11:38:00Z">
        <w:r w:rsidRPr="000E4596">
          <w:rPr>
            <w:lang w:val="en-US" w:eastAsia="de-DE"/>
          </w:rPr>
          <w:lastRenderedPageBreak/>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698" w:author="rolf" w:date="2016-05-01T11:38:00Z"/>
          <w:lang w:val="en-US" w:eastAsia="de-DE"/>
        </w:rPr>
        <w:pPrChange w:id="699" w:author="rolf" w:date="2016-05-01T09:51:00Z">
          <w:pPr/>
        </w:pPrChange>
      </w:pPr>
      <w:ins w:id="700" w:author="rolf" w:date="2017-06-05T17:55:00Z">
        <w:r>
          <w:rPr>
            <w:lang w:val="en-US" w:eastAsia="de-DE"/>
          </w:rPr>
          <w:t>If the videos are taken in auto-alignment mode, switch off auto</w:t>
        </w:r>
      </w:ins>
      <w:ins w:id="701" w:author="rolf" w:date="2017-06-05T17:56:00Z">
        <w:r>
          <w:rPr>
            <w:lang w:val="en-US" w:eastAsia="de-DE"/>
          </w:rPr>
          <w:t xml:space="preserve">-alignment </w:t>
        </w:r>
      </w:ins>
      <w:ins w:id="702" w:author="rolf" w:date="2017-06-05T20:22:00Z">
        <w:r w:rsidR="00255AFB">
          <w:rPr>
            <w:lang w:val="en-US" w:eastAsia="de-DE"/>
          </w:rPr>
          <w:t>at</w:t>
        </w:r>
      </w:ins>
      <w:ins w:id="703" w:author="rolf" w:date="2017-06-05T17:56:00Z">
        <w:r>
          <w:rPr>
            <w:lang w:val="en-US" w:eastAsia="de-DE"/>
          </w:rPr>
          <w:t xml:space="preserve"> the meridian flip. </w:t>
        </w:r>
      </w:ins>
      <w:ins w:id="704" w:author="rolf" w:date="2017-06-05T17:57:00Z">
        <w:r>
          <w:rPr>
            <w:lang w:val="en-US" w:eastAsia="de-DE"/>
          </w:rPr>
          <w:t>After the flip, auto-alignment may be switched on again.</w:t>
        </w:r>
      </w:ins>
    </w:p>
    <w:p w:rsidR="00B261F7" w:rsidRDefault="00B7026A">
      <w:pPr>
        <w:pStyle w:val="Listenabsatz"/>
        <w:numPr>
          <w:ilvl w:val="0"/>
          <w:numId w:val="37"/>
        </w:numPr>
        <w:rPr>
          <w:ins w:id="705" w:author="rolf" w:date="2016-05-01T11:10:00Z"/>
          <w:lang w:val="en-US" w:eastAsia="de-DE"/>
        </w:rPr>
        <w:pPrChange w:id="706" w:author="rolf" w:date="2016-05-01T09:51:00Z">
          <w:pPr/>
        </w:pPrChange>
      </w:pPr>
      <w:ins w:id="707" w:author="rolf" w:date="2016-05-01T09:57:00Z">
        <w:r>
          <w:rPr>
            <w:lang w:val="en-US" w:eastAsia="de-DE"/>
          </w:rPr>
          <w:t xml:space="preserve">Videos taken after the meridian flip will be </w:t>
        </w:r>
      </w:ins>
      <w:ins w:id="708" w:author="rolf" w:date="2016-05-01T09:59:00Z">
        <w:r>
          <w:rPr>
            <w:lang w:val="en-US" w:eastAsia="de-DE"/>
          </w:rPr>
          <w:t xml:space="preserve">turned upside-down as compared to the ones taken before the flip. </w:t>
        </w:r>
      </w:ins>
      <w:ins w:id="709" w:author="rolf" w:date="2016-05-01T10:00:00Z">
        <w:r>
          <w:rPr>
            <w:lang w:val="en-US" w:eastAsia="de-DE"/>
          </w:rPr>
          <w:t xml:space="preserve">This </w:t>
        </w:r>
      </w:ins>
      <w:ins w:id="710" w:author="rolf" w:date="2016-05-01T11:39:00Z">
        <w:r w:rsidR="00F8015E">
          <w:rPr>
            <w:lang w:val="en-US" w:eastAsia="de-DE"/>
          </w:rPr>
          <w:t>can</w:t>
        </w:r>
      </w:ins>
      <w:ins w:id="711" w:author="rolf" w:date="2016-05-01T10:00:00Z">
        <w:r>
          <w:rPr>
            <w:lang w:val="en-US" w:eastAsia="de-DE"/>
          </w:rPr>
          <w:t xml:space="preserve"> be corrected during panorama construction </w:t>
        </w:r>
      </w:ins>
      <w:ins w:id="712" w:author="rolf" w:date="2016-05-01T11:39:00Z">
        <w:r w:rsidR="00805646">
          <w:rPr>
            <w:lang w:val="en-US" w:eastAsia="de-DE"/>
          </w:rPr>
          <w:t>later on</w:t>
        </w:r>
      </w:ins>
      <w:ins w:id="713" w:author="rolf" w:date="2016-05-01T10:00:00Z">
        <w:r>
          <w:rPr>
            <w:lang w:val="en-US" w:eastAsia="de-DE"/>
          </w:rPr>
          <w:t xml:space="preserve">. It might be a good idea </w:t>
        </w:r>
      </w:ins>
      <w:ins w:id="714" w:author="rolf" w:date="2016-05-01T10:03:00Z">
        <w:r>
          <w:rPr>
            <w:lang w:val="en-US" w:eastAsia="de-DE"/>
          </w:rPr>
          <w:t xml:space="preserve">first </w:t>
        </w:r>
      </w:ins>
      <w:ins w:id="715" w:author="rolf" w:date="2016-05-01T10:00:00Z">
        <w:r>
          <w:rPr>
            <w:lang w:val="en-US" w:eastAsia="de-DE"/>
          </w:rPr>
          <w:t xml:space="preserve">to produce partial panoramas </w:t>
        </w:r>
      </w:ins>
      <w:ins w:id="716" w:author="rolf" w:date="2016-05-01T10:01:00Z">
        <w:r>
          <w:rPr>
            <w:lang w:val="en-US" w:eastAsia="de-DE"/>
          </w:rPr>
          <w:t>using all images taken before and after the flip, respectively</w:t>
        </w:r>
      </w:ins>
      <w:ins w:id="717" w:author="rolf" w:date="2016-05-01T10:04:00Z">
        <w:r>
          <w:rPr>
            <w:lang w:val="en-US" w:eastAsia="de-DE"/>
          </w:rPr>
          <w:t xml:space="preserve">. </w:t>
        </w:r>
      </w:ins>
      <w:ins w:id="718" w:author="rolf" w:date="2016-05-01T10:05:00Z">
        <w:r>
          <w:rPr>
            <w:lang w:val="en-US" w:eastAsia="de-DE"/>
          </w:rPr>
          <w:t xml:space="preserve">In a second step </w:t>
        </w:r>
      </w:ins>
      <w:ins w:id="719"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720"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721" w:name="_Ref434581650"/>
      <w:bookmarkStart w:id="722" w:name="_Ref436211928"/>
      <w:bookmarkStart w:id="723" w:name="_Ref436228182"/>
      <w:bookmarkStart w:id="724" w:name="_Ref436836357"/>
      <w:bookmarkStart w:id="725"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21"/>
      <w:r>
        <w:rPr>
          <w:lang w:val="en-US"/>
        </w:rPr>
        <w:t>g</w:t>
      </w:r>
      <w:bookmarkEnd w:id="722"/>
      <w:bookmarkEnd w:id="723"/>
      <w:bookmarkEnd w:id="724"/>
      <w:bookmarkEnd w:id="725"/>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726"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727" w:author="rolf" w:date="2017-06-05T17:25:00Z">
        <w:r>
          <w:rPr>
            <w:lang w:val="en-US" w:eastAsia="de-DE"/>
          </w:rPr>
          <w:t>Alignment</w:t>
        </w:r>
      </w:ins>
    </w:p>
    <w:p w:rsidR="005C3C0C" w:rsidRPr="002B5809" w:rsidRDefault="00F16035" w:rsidP="00A21784">
      <w:pPr>
        <w:rPr>
          <w:lang w:val="en-US" w:eastAsia="de-DE"/>
        </w:rPr>
      </w:pPr>
      <w:ins w:id="728" w:author="rolf" w:date="2017-06-05T19:53:00Z">
        <w:r>
          <w:rPr>
            <w:noProof/>
            <w:lang w:eastAsia="de-DE"/>
          </w:rPr>
          <w:drawing>
            <wp:inline distT="0" distB="0" distL="0" distR="0">
              <wp:extent cx="5760720" cy="602107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021070"/>
                      </a:xfrm>
                      <a:prstGeom prst="rect">
                        <a:avLst/>
                      </a:prstGeom>
                    </pic:spPr>
                  </pic:pic>
                </a:graphicData>
              </a:graphic>
            </wp:inline>
          </w:drawing>
        </w:r>
      </w:ins>
      <w:del w:id="729"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F1603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F1603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F16035"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377C9B" w:rsidRPr="002B5809" w:rsidRDefault="00F16035" w:rsidP="00377C9B">
            <w:pPr>
              <w:rPr>
                <w:lang w:val="en-US" w:eastAsia="de-DE"/>
              </w:rPr>
            </w:pPr>
            <w:ins w:id="730"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del w:id="731" w:author="rolf" w:date="2017-06-05T17:25:00Z">
              <w:r w:rsidR="005C3C0C"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732" w:author="rolf" w:date="2017-06-05T17:26:00Z"/>
        </w:trPr>
        <w:tc>
          <w:tcPr>
            <w:tcW w:w="1526" w:type="dxa"/>
          </w:tcPr>
          <w:p w:rsidR="00D328DF" w:rsidRPr="002B5809" w:rsidRDefault="00D328DF" w:rsidP="003009E1">
            <w:pPr>
              <w:rPr>
                <w:ins w:id="733" w:author="rolf" w:date="2017-06-05T17:26:00Z"/>
                <w:b/>
                <w:lang w:val="en-US" w:eastAsia="de-DE"/>
              </w:rPr>
            </w:pPr>
            <w:ins w:id="734" w:author="rolf" w:date="2017-06-05T17:26:00Z">
              <w:r>
                <w:rPr>
                  <w:b/>
                  <w:lang w:val="en-US" w:eastAsia="de-DE"/>
                </w:rPr>
                <w:t>Repetition count</w:t>
              </w:r>
            </w:ins>
          </w:p>
        </w:tc>
        <w:tc>
          <w:tcPr>
            <w:tcW w:w="7762" w:type="dxa"/>
          </w:tcPr>
          <w:p w:rsidR="00D328DF" w:rsidRDefault="00D328DF">
            <w:pPr>
              <w:rPr>
                <w:ins w:id="735" w:author="rolf" w:date="2017-06-05T17:26:00Z"/>
                <w:lang w:val="en-US" w:eastAsia="de-DE"/>
              </w:rPr>
            </w:pPr>
            <w:ins w:id="736" w:author="rolf" w:date="2017-06-05T17:26:00Z">
              <w:r>
                <w:rPr>
                  <w:lang w:val="en-US" w:eastAsia="de-DE"/>
                </w:rPr>
                <w:t>Number of videos to be taken in succession at each tile location. T</w:t>
              </w:r>
            </w:ins>
            <w:ins w:id="737" w:author="rolf" w:date="2017-06-05T17:27:00Z">
              <w:r>
                <w:rPr>
                  <w:lang w:val="en-US" w:eastAsia="de-DE"/>
                </w:rPr>
                <w:t>his parameter can be used, for example, to take three videos</w:t>
              </w:r>
            </w:ins>
            <w:ins w:id="738" w:author="rolf" w:date="2017-06-05T17:28:00Z">
              <w:r>
                <w:rPr>
                  <w:lang w:val="en-US" w:eastAsia="de-DE"/>
                </w:rPr>
                <w:t xml:space="preserve"> of the same area</w:t>
              </w:r>
            </w:ins>
            <w:ins w:id="739" w:author="rolf" w:date="2017-06-05T17:27:00Z">
              <w:r>
                <w:rPr>
                  <w:lang w:val="en-US" w:eastAsia="de-DE"/>
                </w:rPr>
                <w:t xml:space="preserve"> through RGB filters.</w:t>
              </w:r>
            </w:ins>
            <w:ins w:id="740"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741"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742" w:author="rolf" w:date="2017-06-05T17:28:00Z">
              <w:r>
                <w:rPr>
                  <w:lang w:val="en-US" w:eastAsia="de-DE"/>
                </w:rPr>
                <w:t>.</w:t>
              </w:r>
            </w:ins>
            <w:ins w:id="743" w:author="rolf" w:date="2017-06-05T17:30:00Z">
              <w:r>
                <w:rPr>
                  <w:lang w:val="en-US" w:eastAsia="de-DE"/>
                </w:rPr>
                <w:t xml:space="preserve"> This is left to the user.</w:t>
              </w:r>
            </w:ins>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F16035" w:rsidTr="002D5145">
        <w:tc>
          <w:tcPr>
            <w:tcW w:w="1526" w:type="dxa"/>
          </w:tcPr>
          <w:p w:rsidR="00EE6621" w:rsidRPr="002B5809" w:rsidRDefault="00EE6621" w:rsidP="003009E1">
            <w:pPr>
              <w:rPr>
                <w:b/>
                <w:lang w:val="en-US" w:eastAsia="de-DE"/>
              </w:rPr>
            </w:pPr>
            <w:r w:rsidRPr="002B5809">
              <w:rPr>
                <w:b/>
                <w:lang w:val="en-US" w:eastAsia="de-DE"/>
              </w:rPr>
              <w:t>Tile overlap pixels:</w:t>
            </w:r>
          </w:p>
        </w:tc>
        <w:tc>
          <w:tcPr>
            <w:tcW w:w="7762"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16035"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744"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745" w:author="rolf" w:date="2017-06-05T20:52:00Z">
              <w:r w:rsidR="005766C8" w:rsidRPr="002B5809" w:rsidDel="00E36242">
                <w:rPr>
                  <w:lang w:val="en-US" w:eastAsia="de-DE"/>
                </w:rPr>
                <w:delText>„</w:delText>
              </w:r>
            </w:del>
            <w:ins w:id="746"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CD61A6">
              <w:rPr>
                <w:lang w:val="en-US"/>
              </w:rPr>
              <w:t>Appendix C: Determination of the Focal Length of the System</w:t>
            </w:r>
            <w:r w:rsidR="00D34344">
              <w:rPr>
                <w:lang w:val="en-US" w:eastAsia="de-DE"/>
              </w:rPr>
              <w:fldChar w:fldCharType="end"/>
            </w:r>
            <w:del w:id="747" w:author="rolf" w:date="2017-06-05T20:52:00Z">
              <w:r w:rsidR="005766C8" w:rsidRPr="002B5809" w:rsidDel="00E36242">
                <w:rPr>
                  <w:lang w:val="en-US" w:eastAsia="de-DE"/>
                </w:rPr>
                <w:delText xml:space="preserve">“ </w:delText>
              </w:r>
            </w:del>
            <w:ins w:id="748"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749" w:author="rolf" w:date="2017-06-05T17:58:00Z">
              <w:r>
                <w:rPr>
                  <w:lang w:val="en-US" w:eastAsia="de-DE"/>
                </w:rPr>
                <w:t xml:space="preserve">Please note that the precision of the focal length entered is critical if auto-alignment is used. </w:t>
              </w:r>
            </w:ins>
            <w:ins w:id="750" w:author="rolf" w:date="2017-06-05T17:59:00Z">
              <w:r>
                <w:rPr>
                  <w:lang w:val="en-US" w:eastAsia="de-DE"/>
                </w:rPr>
                <w:t xml:space="preserve">If the error is too large, auto-alignment initialization will fail. </w:t>
              </w:r>
            </w:ins>
            <w:ins w:id="751" w:author="rolf" w:date="2017-06-05T18:03:00Z">
              <w:r w:rsidR="003879FD">
                <w:rPr>
                  <w:lang w:val="en-US" w:eastAsia="de-DE"/>
                </w:rPr>
                <w:t>Additionally</w:t>
              </w:r>
            </w:ins>
            <w:ins w:id="752" w:author="rolf" w:date="2017-06-05T18:02:00Z">
              <w:r>
                <w:rPr>
                  <w:lang w:val="en-US" w:eastAsia="de-DE"/>
                </w:rPr>
                <w:t xml:space="preserve">, the translation of measured image shifts into equatorial coordinate corrections </w:t>
              </w:r>
            </w:ins>
            <w:ins w:id="753" w:author="rolf" w:date="2017-06-05T18:03:00Z">
              <w:r w:rsidR="003879FD">
                <w:rPr>
                  <w:lang w:val="en-US" w:eastAsia="de-DE"/>
                </w:rPr>
                <w:t>will be</w:t>
              </w:r>
            </w:ins>
            <w:ins w:id="754"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F16035" w:rsidTr="003009E1">
        <w:tc>
          <w:tcPr>
            <w:tcW w:w="2660" w:type="dxa"/>
          </w:tcPr>
          <w:p w:rsidR="000262B4" w:rsidRPr="002B5809" w:rsidRDefault="000262B4" w:rsidP="003B22AF">
            <w:pPr>
              <w:rPr>
                <w:b/>
                <w:lang w:val="en-US" w:eastAsia="de-DE"/>
              </w:rPr>
            </w:pPr>
            <w:del w:id="755" w:author="rolf" w:date="2017-06-05T21:01:00Z">
              <w:r w:rsidRPr="002B5809" w:rsidDel="004F0CED">
                <w:rPr>
                  <w:b/>
                  <w:lang w:val="en-US" w:eastAsia="de-DE"/>
                </w:rPr>
                <w:delText>Write s</w:delText>
              </w:r>
            </w:del>
            <w:ins w:id="756" w:author="rolf" w:date="2017-06-05T21:01:00Z">
              <w:r w:rsidR="004F0CED">
                <w:rPr>
                  <w:b/>
                  <w:lang w:val="en-US" w:eastAsia="de-DE"/>
                </w:rPr>
                <w:t>S</w:t>
              </w:r>
            </w:ins>
            <w:r w:rsidRPr="002B5809">
              <w:rPr>
                <w:b/>
                <w:lang w:val="en-US" w:eastAsia="de-DE"/>
              </w:rPr>
              <w:t>ession protocol</w:t>
            </w:r>
            <w:ins w:id="757"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rsidP="004F0CED">
            <w:pPr>
              <w:rPr>
                <w:lang w:val="en-US" w:eastAsia="de-DE"/>
              </w:rPr>
              <w:pPrChange w:id="758" w:author="rolf" w:date="2017-06-05T21:06:00Z">
                <w:pPr/>
              </w:pPrChange>
            </w:pPr>
            <w:ins w:id="759" w:author="rolf" w:date="2017-06-05T21:02:00Z">
              <w:r>
                <w:rPr>
                  <w:lang w:val="en-US" w:eastAsia="de-DE"/>
                </w:rPr>
                <w:t xml:space="preserve">Selects the level of detail for session logging. </w:t>
              </w:r>
            </w:ins>
            <w:del w:id="760" w:author="rolf" w:date="2017-06-05T21:02:00Z">
              <w:r w:rsidR="00D34344" w:rsidDel="004F0CED">
                <w:rPr>
                  <w:lang w:val="en-US" w:eastAsia="de-DE"/>
                </w:rPr>
                <w:delText>“True”</w:delText>
              </w:r>
            </w:del>
            <w:ins w:id="761" w:author="rolf" w:date="2017-06-05T21:02:00Z">
              <w:r>
                <w:rPr>
                  <w:lang w:val="en-US" w:eastAsia="de-DE"/>
                </w:rPr>
                <w:t xml:space="preserve">If set to </w:t>
              </w:r>
            </w:ins>
            <w:ins w:id="762" w:author="rolf" w:date="2017-06-05T21:03:00Z">
              <w:r>
                <w:rPr>
                  <w:lang w:val="en-US" w:eastAsia="de-DE"/>
                </w:rPr>
                <w:t xml:space="preserve">0, no log info is printed. If set to 1, 2 or 3, the observing session is documented with increasing level of detail. </w:t>
              </w:r>
            </w:ins>
            <w:ins w:id="763" w:author="rolf" w:date="2017-06-05T21:06:00Z">
              <w:r>
                <w:rPr>
                  <w:lang w:val="en-US" w:eastAsia="de-DE"/>
                </w:rPr>
                <w:t>W</w:t>
              </w:r>
            </w:ins>
            <w:ins w:id="764" w:author="rolf" w:date="2017-06-05T21:04:00Z">
              <w:r>
                <w:rPr>
                  <w:lang w:val="en-US" w:eastAsia="de-DE"/>
                </w:rPr>
                <w:t xml:space="preserve">all clock time is </w:t>
              </w:r>
            </w:ins>
            <w:ins w:id="765" w:author="rolf" w:date="2017-06-05T21:06:00Z">
              <w:r>
                <w:rPr>
                  <w:lang w:val="en-US" w:eastAsia="de-DE"/>
                </w:rPr>
                <w:t>printed along with every log record.</w:t>
              </w:r>
            </w:ins>
            <w:ins w:id="766" w:author="rolf" w:date="2017-06-05T21:04:00Z">
              <w:r>
                <w:rPr>
                  <w:lang w:val="en-US" w:eastAsia="de-DE"/>
                </w:rPr>
                <w:t xml:space="preserve"> </w:t>
              </w:r>
            </w:ins>
            <w:del w:id="767"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F1603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768" w:author="rolf" w:date="2017-06-05T20:07:00Z">
              <w:r w:rsidR="002F0E10">
                <w:rPr>
                  <w:lang w:val="en-US" w:eastAsia="de-DE"/>
                </w:rPr>
                <w:t>”</w:t>
              </w:r>
            </w:ins>
            <w:del w:id="769"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3B22AF" w:rsidRPr="00F16035"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F1603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F1603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ins w:id="770"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lastRenderedPageBreak/>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1603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F16035"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771" w:author="rolf" w:date="2017-06-05T20:46:00Z">
              <w:r w:rsidR="00CD72D8">
                <w:rPr>
                  <w:lang w:val="en-US" w:eastAsia="de-DE"/>
                </w:rPr>
                <w:t>E</w:t>
              </w:r>
            </w:ins>
            <w:del w:id="772"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Telescope position lookup precision:</w:t>
            </w:r>
          </w:p>
        </w:tc>
        <w:tc>
          <w:tcPr>
            <w:tcW w:w="6552" w:type="dxa"/>
          </w:tcPr>
          <w:p w:rsidR="005E1A75" w:rsidRPr="002B5809" w:rsidRDefault="00C12057" w:rsidP="003009E1">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773" w:author="rolf" w:date="2017-06-05T17:31:00Z"/>
          <w:lang w:val="en-US"/>
        </w:rPr>
      </w:pPr>
    </w:p>
    <w:p w:rsidR="00D328DF" w:rsidRPr="002B5809" w:rsidRDefault="00D328DF" w:rsidP="00D328DF">
      <w:pPr>
        <w:pStyle w:val="berschrift4"/>
        <w:spacing w:after="240"/>
        <w:rPr>
          <w:ins w:id="774" w:author="rolf" w:date="2017-06-05T17:31:00Z"/>
          <w:lang w:val="en-US"/>
        </w:rPr>
      </w:pPr>
      <w:ins w:id="775"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76"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777">
          <w:tblGrid>
            <w:gridCol w:w="2660"/>
            <w:gridCol w:w="6552"/>
          </w:tblGrid>
        </w:tblGridChange>
      </w:tblGrid>
      <w:tr w:rsidR="00D328DF" w:rsidRPr="00F16035" w:rsidTr="00727EB9">
        <w:trPr>
          <w:ins w:id="778" w:author="rolf" w:date="2017-06-05T17:32:00Z"/>
        </w:trPr>
        <w:tc>
          <w:tcPr>
            <w:tcW w:w="2802" w:type="dxa"/>
            <w:tcPrChange w:id="779" w:author="rolf" w:date="2017-06-05T17:33:00Z">
              <w:tcPr>
                <w:tcW w:w="2660" w:type="dxa"/>
              </w:tcPr>
            </w:tcPrChange>
          </w:tcPr>
          <w:p w:rsidR="00D328DF" w:rsidRPr="002B5809" w:rsidRDefault="00D328DF" w:rsidP="00F16035">
            <w:pPr>
              <w:rPr>
                <w:ins w:id="780" w:author="rolf" w:date="2017-06-05T17:32:00Z"/>
                <w:b/>
                <w:lang w:val="en-US" w:eastAsia="de-DE"/>
              </w:rPr>
            </w:pPr>
            <w:ins w:id="781" w:author="rolf" w:date="2017-06-05T17:32:00Z">
              <w:r>
                <w:rPr>
                  <w:b/>
                  <w:lang w:val="en-US" w:eastAsia="de-DE"/>
                </w:rPr>
                <w:t>Minimum auto-alignment interval</w:t>
              </w:r>
              <w:r w:rsidRPr="002B5809">
                <w:rPr>
                  <w:b/>
                  <w:lang w:val="en-US" w:eastAsia="de-DE"/>
                </w:rPr>
                <w:t>:</w:t>
              </w:r>
            </w:ins>
          </w:p>
        </w:tc>
        <w:tc>
          <w:tcPr>
            <w:tcW w:w="6410" w:type="dxa"/>
            <w:tcPrChange w:id="782" w:author="rolf" w:date="2017-06-05T17:33:00Z">
              <w:tcPr>
                <w:tcW w:w="6552" w:type="dxa"/>
              </w:tcPr>
            </w:tcPrChange>
          </w:tcPr>
          <w:p w:rsidR="00D328DF" w:rsidRPr="002B5809" w:rsidRDefault="00727EB9">
            <w:pPr>
              <w:rPr>
                <w:ins w:id="783" w:author="rolf" w:date="2017-06-05T17:32:00Z"/>
                <w:lang w:val="en-US" w:eastAsia="de-DE"/>
              </w:rPr>
            </w:pPr>
            <w:ins w:id="784" w:author="rolf" w:date="2017-06-05T17:33:00Z">
              <w:r>
                <w:rPr>
                  <w:lang w:val="en-US" w:eastAsia="de-DE"/>
                </w:rPr>
                <w:t>During auto-alignment, new alignment</w:t>
              </w:r>
            </w:ins>
            <w:ins w:id="785" w:author="rolf" w:date="2017-06-05T17:36:00Z">
              <w:r>
                <w:rPr>
                  <w:lang w:val="en-US" w:eastAsia="de-DE"/>
                </w:rPr>
                <w:t>s are</w:t>
              </w:r>
            </w:ins>
            <w:ins w:id="786" w:author="rolf" w:date="2017-06-05T17:33:00Z">
              <w:r>
                <w:rPr>
                  <w:lang w:val="en-US" w:eastAsia="de-DE"/>
                </w:rPr>
                <w:t xml:space="preserve"> inserted </w:t>
              </w:r>
            </w:ins>
            <w:ins w:id="787" w:author="rolf" w:date="2017-06-05T17:36:00Z">
              <w:r>
                <w:rPr>
                  <w:lang w:val="en-US" w:eastAsia="de-DE"/>
                </w:rPr>
                <w:t>repeatedly</w:t>
              </w:r>
            </w:ins>
            <w:ins w:id="788" w:author="rolf" w:date="2017-06-05T17:35:00Z">
              <w:r>
                <w:rPr>
                  <w:lang w:val="en-US" w:eastAsia="de-DE"/>
                </w:rPr>
                <w:t xml:space="preserve">. The </w:t>
              </w:r>
            </w:ins>
            <w:ins w:id="789" w:author="rolf" w:date="2017-06-05T17:36:00Z">
              <w:r>
                <w:rPr>
                  <w:lang w:val="en-US" w:eastAsia="de-DE"/>
                </w:rPr>
                <w:t>time between alignments</w:t>
              </w:r>
            </w:ins>
            <w:ins w:id="790" w:author="rolf" w:date="2017-06-05T17:35:00Z">
              <w:r>
                <w:rPr>
                  <w:lang w:val="en-US" w:eastAsia="de-DE"/>
                </w:rPr>
                <w:t xml:space="preserve"> is adapted dynamically</w:t>
              </w:r>
            </w:ins>
            <w:ins w:id="791" w:author="rolf" w:date="2017-06-05T17:32:00Z">
              <w:r w:rsidR="00D328DF">
                <w:rPr>
                  <w:lang w:val="en-US" w:eastAsia="de-DE"/>
                </w:rPr>
                <w:t>.</w:t>
              </w:r>
            </w:ins>
            <w:ins w:id="792" w:author="rolf" w:date="2017-06-05T17:35:00Z">
              <w:r>
                <w:rPr>
                  <w:lang w:val="en-US" w:eastAsia="de-DE"/>
                </w:rPr>
                <w:t xml:space="preserve"> It will not </w:t>
              </w:r>
            </w:ins>
            <w:ins w:id="793" w:author="rolf" w:date="2017-06-05T17:37:00Z">
              <w:r>
                <w:rPr>
                  <w:lang w:val="en-US" w:eastAsia="de-DE"/>
                </w:rPr>
                <w:t>drop below the value</w:t>
              </w:r>
            </w:ins>
            <w:ins w:id="794" w:author="rolf" w:date="2017-06-05T17:35:00Z">
              <w:r>
                <w:rPr>
                  <w:lang w:val="en-US" w:eastAsia="de-DE"/>
                </w:rPr>
                <w:t xml:space="preserve"> given by this parameter.</w:t>
              </w:r>
            </w:ins>
          </w:p>
        </w:tc>
      </w:tr>
      <w:tr w:rsidR="00D328DF" w:rsidRPr="00F16035" w:rsidTr="00727EB9">
        <w:trPr>
          <w:ins w:id="795" w:author="rolf" w:date="2017-06-05T17:32:00Z"/>
        </w:trPr>
        <w:tc>
          <w:tcPr>
            <w:tcW w:w="2802" w:type="dxa"/>
            <w:tcPrChange w:id="796" w:author="rolf" w:date="2017-06-05T17:33:00Z">
              <w:tcPr>
                <w:tcW w:w="2660" w:type="dxa"/>
              </w:tcPr>
            </w:tcPrChange>
          </w:tcPr>
          <w:p w:rsidR="00D328DF" w:rsidRPr="002B5809" w:rsidRDefault="00D328DF" w:rsidP="00F16035">
            <w:pPr>
              <w:rPr>
                <w:ins w:id="797" w:author="rolf" w:date="2017-06-05T17:32:00Z"/>
                <w:b/>
                <w:lang w:val="en-US" w:eastAsia="de-DE"/>
              </w:rPr>
            </w:pPr>
            <w:ins w:id="798" w:author="rolf" w:date="2017-06-05T17:32:00Z">
              <w:r>
                <w:rPr>
                  <w:b/>
                  <w:lang w:val="en-US" w:eastAsia="de-DE"/>
                </w:rPr>
                <w:t>Maximum auto-alignment interval</w:t>
              </w:r>
              <w:r w:rsidRPr="002B5809">
                <w:rPr>
                  <w:b/>
                  <w:lang w:val="en-US" w:eastAsia="de-DE"/>
                </w:rPr>
                <w:t>:</w:t>
              </w:r>
            </w:ins>
          </w:p>
        </w:tc>
        <w:tc>
          <w:tcPr>
            <w:tcW w:w="6410" w:type="dxa"/>
            <w:tcPrChange w:id="799" w:author="rolf" w:date="2017-06-05T17:33:00Z">
              <w:tcPr>
                <w:tcW w:w="6552" w:type="dxa"/>
              </w:tcPr>
            </w:tcPrChange>
          </w:tcPr>
          <w:p w:rsidR="00D328DF" w:rsidRPr="002B5809" w:rsidRDefault="00727EB9" w:rsidP="00F16035">
            <w:pPr>
              <w:rPr>
                <w:ins w:id="800" w:author="rolf" w:date="2017-06-05T17:32:00Z"/>
                <w:lang w:val="en-US" w:eastAsia="de-DE"/>
              </w:rPr>
            </w:pPr>
            <w:ins w:id="801" w:author="rolf" w:date="2017-06-05T17:37:00Z">
              <w:r>
                <w:rPr>
                  <w:lang w:val="en-US" w:eastAsia="de-DE"/>
                </w:rPr>
                <w:t>The time between auto-alignments will not exceed the value given by this parameter (see above).</w:t>
              </w:r>
            </w:ins>
          </w:p>
        </w:tc>
      </w:tr>
      <w:tr w:rsidR="00D328DF" w:rsidRPr="00F16035" w:rsidTr="00727EB9">
        <w:trPr>
          <w:ins w:id="802" w:author="rolf" w:date="2017-06-05T17:32:00Z"/>
        </w:trPr>
        <w:tc>
          <w:tcPr>
            <w:tcW w:w="2802" w:type="dxa"/>
            <w:tcPrChange w:id="803" w:author="rolf" w:date="2017-06-05T17:33:00Z">
              <w:tcPr>
                <w:tcW w:w="2660" w:type="dxa"/>
              </w:tcPr>
            </w:tcPrChange>
          </w:tcPr>
          <w:p w:rsidR="00D328DF" w:rsidRPr="002B5809" w:rsidRDefault="00727EB9" w:rsidP="00F16035">
            <w:pPr>
              <w:rPr>
                <w:ins w:id="804" w:author="rolf" w:date="2017-06-05T17:32:00Z"/>
                <w:b/>
                <w:lang w:val="en-US" w:eastAsia="de-DE"/>
              </w:rPr>
            </w:pPr>
            <w:ins w:id="805" w:author="rolf" w:date="2017-06-05T17:33:00Z">
              <w:r>
                <w:rPr>
                  <w:b/>
                  <w:lang w:val="en-US" w:eastAsia="de-DE"/>
                </w:rPr>
                <w:t>Maximum alignment error</w:t>
              </w:r>
            </w:ins>
            <w:ins w:id="806" w:author="rolf" w:date="2017-06-05T17:32:00Z">
              <w:r w:rsidR="00D328DF" w:rsidRPr="002B5809">
                <w:rPr>
                  <w:b/>
                  <w:lang w:val="en-US" w:eastAsia="de-DE"/>
                </w:rPr>
                <w:t>:</w:t>
              </w:r>
            </w:ins>
          </w:p>
        </w:tc>
        <w:tc>
          <w:tcPr>
            <w:tcW w:w="6410" w:type="dxa"/>
            <w:tcPrChange w:id="807" w:author="rolf" w:date="2017-06-05T17:33:00Z">
              <w:tcPr>
                <w:tcW w:w="6552" w:type="dxa"/>
              </w:tcPr>
            </w:tcPrChange>
          </w:tcPr>
          <w:p w:rsidR="00D328DF" w:rsidRPr="002B5809" w:rsidRDefault="00727EB9">
            <w:pPr>
              <w:rPr>
                <w:ins w:id="808" w:author="rolf" w:date="2017-06-05T17:32:00Z"/>
                <w:lang w:val="en-US" w:eastAsia="de-DE"/>
              </w:rPr>
            </w:pPr>
            <w:ins w:id="809" w:author="rolf" w:date="2017-06-05T17:38:00Z">
              <w:r>
                <w:rPr>
                  <w:lang w:val="en-US" w:eastAsia="de-DE"/>
                </w:rPr>
                <w:t>Criterion if an image shift detected during an auto-alignment is acceptable or not</w:t>
              </w:r>
            </w:ins>
            <w:ins w:id="810" w:author="rolf" w:date="2017-06-05T17:32:00Z">
              <w:r w:rsidR="00D328DF">
                <w:rPr>
                  <w:lang w:val="en-US" w:eastAsia="de-DE"/>
                </w:rPr>
                <w:t>.</w:t>
              </w:r>
            </w:ins>
            <w:ins w:id="811" w:author="rolf" w:date="2017-06-05T17:39:00Z">
              <w:r>
                <w:rPr>
                  <w:lang w:val="en-US" w:eastAsia="de-DE"/>
                </w:rPr>
                <w:t xml:space="preserve"> It is expressed as the fraction of the overlap width between tiles. </w:t>
              </w:r>
            </w:ins>
            <w:ins w:id="812" w:author="rolf" w:date="2017-06-05T17:40:00Z">
              <w:r>
                <w:rPr>
                  <w:lang w:val="en-US" w:eastAsia="de-DE"/>
                </w:rPr>
                <w:t xml:space="preserve">The rationale behind this is that the panorama creation will fail if the overlap between adjacent tiles is too small. </w:t>
              </w:r>
            </w:ins>
            <w:ins w:id="813" w:author="rolf" w:date="2017-06-05T17:41:00Z">
              <w:r>
                <w:rPr>
                  <w:lang w:val="en-US" w:eastAsia="de-DE"/>
                </w:rPr>
                <w:t xml:space="preserve">If the detected pointing error is above a certain threshold, </w:t>
              </w:r>
            </w:ins>
            <w:ins w:id="814" w:author="rolf" w:date="2017-06-05T17:43:00Z">
              <w:r w:rsidR="00AD3354">
                <w:rPr>
                  <w:lang w:val="en-US" w:eastAsia="de-DE"/>
                </w:rPr>
                <w:t xml:space="preserve">this is likely to be the case. </w:t>
              </w:r>
            </w:ins>
            <w:ins w:id="815" w:author="rolf" w:date="2017-06-05T17:44:00Z">
              <w:r w:rsidR="00AD3354">
                <w:rPr>
                  <w:lang w:val="en-US" w:eastAsia="de-DE"/>
                </w:rPr>
                <w:t>If auto-alignment detects that the current 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816" w:name="_Toc484449279"/>
      <w:r>
        <w:rPr>
          <w:lang w:val="en-US"/>
        </w:rPr>
        <w:lastRenderedPageBreak/>
        <w:t>Appendix</w:t>
      </w:r>
      <w:r w:rsidR="002B633A" w:rsidRPr="002B5809">
        <w:rPr>
          <w:lang w:val="en-US"/>
        </w:rPr>
        <w:t xml:space="preserve"> B: </w:t>
      </w:r>
      <w:r>
        <w:rPr>
          <w:lang w:val="en-US"/>
        </w:rPr>
        <w:t>Algorithms Used by the Program</w:t>
      </w:r>
      <w:bookmarkEnd w:id="816"/>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F1603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F16035" w:rsidTr="003009E1">
        <w:tc>
          <w:tcPr>
            <w:tcW w:w="959" w:type="dxa"/>
          </w:tcPr>
          <w:p w:rsidR="00134F49" w:rsidRPr="002B5809" w:rsidRDefault="00F16035"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F1603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r>
              <w:rPr>
                <w:lang w:val="en-US"/>
              </w:rPr>
              <w:t>to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F16035" w:rsidTr="003009E1">
        <w:tc>
          <w:tcPr>
            <w:tcW w:w="959" w:type="dxa"/>
          </w:tcPr>
          <w:p w:rsidR="00134F49" w:rsidRPr="002B5809" w:rsidRDefault="00F1603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F16035" w:rsidTr="003009E1">
        <w:tc>
          <w:tcPr>
            <w:tcW w:w="959" w:type="dxa"/>
          </w:tcPr>
          <w:p w:rsidR="00134F49" w:rsidRPr="002B5809" w:rsidRDefault="00F1603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F16035"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F16035"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F16035"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F16035"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F1603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F1603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F16035"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F16035" w:rsidTr="001E5315">
        <w:tc>
          <w:tcPr>
            <w:tcW w:w="959" w:type="dxa"/>
          </w:tcPr>
          <w:p w:rsidR="00F53D85" w:rsidRPr="002B5809" w:rsidRDefault="00F1603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F16035" w:rsidTr="001E5315">
        <w:tc>
          <w:tcPr>
            <w:tcW w:w="959" w:type="dxa"/>
          </w:tcPr>
          <w:p w:rsidR="00F53D85" w:rsidRPr="002B5809" w:rsidRDefault="00F16035"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F16035" w:rsidTr="001E5315">
        <w:tc>
          <w:tcPr>
            <w:tcW w:w="959" w:type="dxa"/>
          </w:tcPr>
          <w:p w:rsidR="00F53D85" w:rsidRPr="002B5809" w:rsidRDefault="00F16035"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F16035" w:rsidTr="001E5315">
        <w:tc>
          <w:tcPr>
            <w:tcW w:w="959" w:type="dxa"/>
          </w:tcPr>
          <w:p w:rsidR="00F53D85" w:rsidRPr="002B5809" w:rsidRDefault="00F16035"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817"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F1603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F16035" w:rsidTr="008846EE">
        <w:tc>
          <w:tcPr>
            <w:tcW w:w="959" w:type="dxa"/>
          </w:tcPr>
          <w:p w:rsidR="008846EE" w:rsidRPr="002B5809" w:rsidRDefault="00F16035"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F16035" w:rsidTr="008846EE">
        <w:tc>
          <w:tcPr>
            <w:tcW w:w="959" w:type="dxa"/>
          </w:tcPr>
          <w:p w:rsidR="008846EE" w:rsidRPr="002B5809" w:rsidRDefault="00F16035"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F16035"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equinox of date are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F16035"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F16035"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F1603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F1603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F1603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F1603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F16035"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F1603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F1603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F1603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F1603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F1603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F16035" w:rsidTr="005412C2">
        <w:tc>
          <w:tcPr>
            <w:tcW w:w="959" w:type="dxa"/>
          </w:tcPr>
          <w:p w:rsidR="00EC15D0" w:rsidRPr="00EC15D0" w:rsidRDefault="00F16035"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F1603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F16035"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F1603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F1603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F1603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F1603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F1603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F16035" w:rsidTr="00DC2066">
        <w:tc>
          <w:tcPr>
            <w:tcW w:w="959" w:type="dxa"/>
          </w:tcPr>
          <w:p w:rsidR="00733DFB" w:rsidRPr="002B5809" w:rsidRDefault="00F16035"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F16035" w:rsidTr="00DC2066">
        <w:tc>
          <w:tcPr>
            <w:tcW w:w="959" w:type="dxa"/>
          </w:tcPr>
          <w:p w:rsidR="00B82B87" w:rsidRDefault="00F16035"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F1603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18" w:name="_Ref436211836"/>
      <w:bookmarkStart w:id="819" w:name="_Toc484449280"/>
      <w:r>
        <w:rPr>
          <w:lang w:val="en-US"/>
        </w:rPr>
        <w:lastRenderedPageBreak/>
        <w:t>Appendix C: Determination of the Focal Length of the System</w:t>
      </w:r>
      <w:bookmarkEnd w:id="818"/>
      <w:bookmarkEnd w:id="819"/>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F1603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w:t>
      </w:r>
      <w:proofErr w:type="spellStart"/>
      <w:r>
        <w:rPr>
          <w:lang w:val="en-US"/>
        </w:rPr>
        <w:t>x</w:t>
      </w:r>
      <w:proofErr w:type="gramStart"/>
      <w:r>
        <w:rPr>
          <w:lang w:val="en-US"/>
        </w:rPr>
        <w:t>,y</w:t>
      </w:r>
      <w:proofErr w:type="spellEnd"/>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820" w:author="rolf" w:date="2017-06-05T21:11:00Z">
        <w:r w:rsidR="00CD61A6">
          <w:rPr>
            <w:lang w:val="en-US"/>
          </w:rPr>
          <w:t>Appendix</w:t>
        </w:r>
        <w:r w:rsidR="00CD61A6" w:rsidRPr="002B5809">
          <w:rPr>
            <w:lang w:val="en-US"/>
          </w:rPr>
          <w:t xml:space="preserve"> A: Parameter</w:t>
        </w:r>
        <w:r w:rsidR="00CD61A6">
          <w:rPr>
            <w:lang w:val="en-US"/>
          </w:rPr>
          <w:t>s</w:t>
        </w:r>
        <w:r w:rsidR="00CD61A6" w:rsidRPr="002B5809">
          <w:rPr>
            <w:lang w:val="en-US"/>
          </w:rPr>
          <w:t xml:space="preserve"> </w:t>
        </w:r>
        <w:r w:rsidR="00CD61A6">
          <w:rPr>
            <w:lang w:val="en-US"/>
          </w:rPr>
          <w:t>at the Configuration Dialog</w:t>
        </w:r>
      </w:ins>
      <w:del w:id="821"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Pr>
          <w:lang w:val="en-US"/>
        </w:rPr>
        <w:fldChar w:fldCharType="end"/>
      </w:r>
      <w:r>
        <w:rPr>
          <w:lang w:val="en-US"/>
        </w:rPr>
        <w:t>)</w:t>
      </w:r>
    </w:p>
    <w:p w:rsidR="00CB128A" w:rsidRPr="002B5809" w:rsidRDefault="00F1603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822" w:author="rolf" w:date="2017-06-05T20:53:00Z">
        <w:r w:rsidR="00CB128A" w:rsidRPr="002B5809" w:rsidDel="00E36242">
          <w:rPr>
            <w:lang w:val="en-US"/>
          </w:rPr>
          <w:delText>„</w:delText>
        </w:r>
      </w:del>
      <w:ins w:id="823" w:author="rolf" w:date="2017-06-05T20:53:00Z">
        <w:r w:rsidR="00E36242">
          <w:rPr>
            <w:lang w:val="en-US"/>
          </w:rPr>
          <w:t>“</w:t>
        </w:r>
      </w:ins>
      <w:r w:rsidR="00CB128A" w:rsidRPr="002B5809">
        <w:rPr>
          <w:lang w:val="en-US"/>
        </w:rPr>
        <w:t>Pixel count horizontal</w:t>
      </w:r>
      <w:del w:id="824" w:author="rolf" w:date="2017-06-05T20:53:00Z">
        <w:r w:rsidR="00CB128A" w:rsidRPr="002B5809" w:rsidDel="00E36242">
          <w:rPr>
            <w:lang w:val="en-US"/>
          </w:rPr>
          <w:delText xml:space="preserve">“ </w:delText>
        </w:r>
      </w:del>
      <w:ins w:id="825"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F1603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826" w:author="rolf" w:date="2017-06-05T20:53:00Z">
        <w:r w:rsidR="00CB128A" w:rsidRPr="002B5809" w:rsidDel="00E36242">
          <w:rPr>
            <w:lang w:val="en-US"/>
          </w:rPr>
          <w:delText>„</w:delText>
        </w:r>
      </w:del>
      <w:ins w:id="827" w:author="rolf" w:date="2017-06-05T20:53:00Z">
        <w:r w:rsidR="00E36242">
          <w:rPr>
            <w:lang w:val="en-US"/>
          </w:rPr>
          <w:t>“</w:t>
        </w:r>
      </w:ins>
      <w:r w:rsidR="00CB128A" w:rsidRPr="002B5809">
        <w:rPr>
          <w:lang w:val="en-US"/>
        </w:rPr>
        <w:t>Pixel size</w:t>
      </w:r>
      <w:del w:id="828" w:author="rolf" w:date="2017-06-05T20:53:00Z">
        <w:r w:rsidR="00CB128A" w:rsidRPr="002B5809" w:rsidDel="00E36242">
          <w:rPr>
            <w:lang w:val="en-US"/>
          </w:rPr>
          <w:delText>“</w:delText>
        </w:r>
        <w:r w:rsidR="00293941" w:rsidDel="00E36242">
          <w:rPr>
            <w:lang w:val="en-US"/>
          </w:rPr>
          <w:delText xml:space="preserve"> </w:delText>
        </w:r>
      </w:del>
      <w:ins w:id="829" w:author="rolf" w:date="2017-06-05T20:53:00Z">
        <w:r w:rsidR="00E36242">
          <w:rPr>
            <w:lang w:val="en-US"/>
          </w:rPr>
          <w:t>”</w:t>
        </w:r>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F16035"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830" w:author="rolf" w:date="2017-06-05T20:54:00Z">
        <w:r w:rsidRPr="00973F49" w:rsidDel="00E36242">
          <w:rPr>
            <w:lang w:val="en-US"/>
          </w:rPr>
          <w:delText>„</w:delText>
        </w:r>
      </w:del>
      <w:ins w:id="831"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832" w:author="rolf" w:date="2017-06-05T21:11:00Z">
        <w:r w:rsidR="00CD61A6">
          <w:rPr>
            <w:lang w:val="en-US"/>
          </w:rPr>
          <w:t>Appendix</w:t>
        </w:r>
        <w:r w:rsidR="00CD61A6" w:rsidRPr="002B5809">
          <w:rPr>
            <w:lang w:val="en-US"/>
          </w:rPr>
          <w:t xml:space="preserve"> A: Parameter</w:t>
        </w:r>
        <w:r w:rsidR="00CD61A6">
          <w:rPr>
            <w:lang w:val="en-US"/>
          </w:rPr>
          <w:t>s</w:t>
        </w:r>
        <w:r w:rsidR="00CD61A6" w:rsidRPr="002B5809">
          <w:rPr>
            <w:lang w:val="en-US"/>
          </w:rPr>
          <w:t xml:space="preserve"> </w:t>
        </w:r>
        <w:r w:rsidR="00CD61A6">
          <w:rPr>
            <w:lang w:val="en-US"/>
          </w:rPr>
          <w:t>at the Configuration Dialog</w:t>
        </w:r>
      </w:ins>
      <w:del w:id="833"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Pr="00973F49">
        <w:rPr>
          <w:lang w:val="en-US"/>
        </w:rPr>
        <w:fldChar w:fldCharType="end"/>
      </w:r>
      <w:del w:id="834" w:author="rolf" w:date="2017-06-05T20:54:00Z">
        <w:r w:rsidRPr="00973F49" w:rsidDel="00E36242">
          <w:rPr>
            <w:lang w:val="en-US"/>
          </w:rPr>
          <w:delText xml:space="preserve">“, </w:delText>
        </w:r>
      </w:del>
      <w:ins w:id="835"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F16035"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xml:space="preserve">. If used as input for </w:t>
      </w:r>
      <w:proofErr w:type="spellStart"/>
      <w:r w:rsidR="00973F49" w:rsidRPr="00973F49">
        <w:rPr>
          <w:lang w:val="en-US"/>
        </w:rPr>
        <w:t>MoonPanoramaMaker</w:t>
      </w:r>
      <w:proofErr w:type="spellEnd"/>
      <w:r w:rsidR="00973F49" w:rsidRPr="00973F49">
        <w:rPr>
          <w:lang w:val="en-US"/>
        </w:rPr>
        <w:t>,</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F16035"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08E" w:rsidRDefault="00B5508E" w:rsidP="00543598">
      <w:pPr>
        <w:spacing w:after="0" w:line="240" w:lineRule="auto"/>
      </w:pPr>
      <w:r>
        <w:separator/>
      </w:r>
    </w:p>
  </w:endnote>
  <w:endnote w:type="continuationSeparator" w:id="0">
    <w:p w:rsidR="00B5508E" w:rsidRDefault="00B5508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Content>
      <w:p w:rsidR="00F16035" w:rsidRDefault="00F16035" w:rsidP="00543598">
        <w:pPr>
          <w:pStyle w:val="Fuzeile"/>
          <w:jc w:val="center"/>
        </w:pPr>
        <w:r>
          <w:fldChar w:fldCharType="begin"/>
        </w:r>
        <w:r>
          <w:instrText>PAGE   \* MERGEFORMAT</w:instrText>
        </w:r>
        <w:r>
          <w:fldChar w:fldCharType="separate"/>
        </w:r>
        <w:r w:rsidR="00CD61A6">
          <w:rPr>
            <w:noProof/>
          </w:rPr>
          <w:t>1</w:t>
        </w:r>
        <w:r>
          <w:fldChar w:fldCharType="end"/>
        </w:r>
      </w:p>
    </w:sdtContent>
  </w:sdt>
  <w:p w:rsidR="00F16035" w:rsidRDefault="00F1603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08E" w:rsidRDefault="00B5508E" w:rsidP="00543598">
      <w:pPr>
        <w:spacing w:after="0" w:line="240" w:lineRule="auto"/>
      </w:pPr>
      <w:r>
        <w:separator/>
      </w:r>
    </w:p>
  </w:footnote>
  <w:footnote w:type="continuationSeparator" w:id="0">
    <w:p w:rsidR="00B5508E" w:rsidRDefault="00B5508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816CF"/>
    <w:rsid w:val="00185D24"/>
    <w:rsid w:val="00192238"/>
    <w:rsid w:val="0019260C"/>
    <w:rsid w:val="001940B8"/>
    <w:rsid w:val="00195D85"/>
    <w:rsid w:val="001A3605"/>
    <w:rsid w:val="001B3B80"/>
    <w:rsid w:val="001B44B8"/>
    <w:rsid w:val="001C19A7"/>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402A5"/>
    <w:rsid w:val="00450BEC"/>
    <w:rsid w:val="00456385"/>
    <w:rsid w:val="0046160B"/>
    <w:rsid w:val="004617C5"/>
    <w:rsid w:val="00463AE5"/>
    <w:rsid w:val="004662A4"/>
    <w:rsid w:val="004737C1"/>
    <w:rsid w:val="00480E23"/>
    <w:rsid w:val="00482778"/>
    <w:rsid w:val="00492781"/>
    <w:rsid w:val="00493271"/>
    <w:rsid w:val="00493D65"/>
    <w:rsid w:val="004A19A1"/>
    <w:rsid w:val="004B1F10"/>
    <w:rsid w:val="004B37EF"/>
    <w:rsid w:val="004B40CF"/>
    <w:rsid w:val="004C23DE"/>
    <w:rsid w:val="004D0C11"/>
    <w:rsid w:val="004D590C"/>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6ED3"/>
    <w:rsid w:val="0087725B"/>
    <w:rsid w:val="00882D8E"/>
    <w:rsid w:val="008846EE"/>
    <w:rsid w:val="00884C22"/>
    <w:rsid w:val="00891D2E"/>
    <w:rsid w:val="008A3685"/>
    <w:rsid w:val="008C157F"/>
    <w:rsid w:val="008C5A95"/>
    <w:rsid w:val="008D02E9"/>
    <w:rsid w:val="008D43EA"/>
    <w:rsid w:val="008E4290"/>
    <w:rsid w:val="008F1D13"/>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F31"/>
    <w:rsid w:val="00B84479"/>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4E75"/>
    <w:rsid w:val="00D4603D"/>
    <w:rsid w:val="00D47398"/>
    <w:rsid w:val="00D525F4"/>
    <w:rsid w:val="00D53462"/>
    <w:rsid w:val="00D547DB"/>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DEDB4EF9-2BEF-493B-90FC-EEC4C48C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8678</Words>
  <Characters>54677</Characters>
  <Application>Microsoft Office Word</Application>
  <DocSecurity>0</DocSecurity>
  <Lines>455</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16</cp:revision>
  <cp:lastPrinted>2017-06-05T19:11:00Z</cp:lastPrinted>
  <dcterms:created xsi:type="dcterms:W3CDTF">2016-04-29T15:50:00Z</dcterms:created>
  <dcterms:modified xsi:type="dcterms:W3CDTF">2017-06-05T19:12:00Z</dcterms:modified>
</cp:coreProperties>
</file>