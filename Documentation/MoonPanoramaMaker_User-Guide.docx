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r w:rsidRPr="002B5809">
        <w:rPr>
          <w:lang w:val="en-US"/>
        </w:rPr>
        <w:t xml:space="preserve">MoonPanoramaMaker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16924B6A" wp14:editId="0563D570">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0" w:name="_Toc434580429"/>
      <w:bookmarkStart w:id="11" w:name="_Toc435096409"/>
    </w:p>
    <w:p w:rsidR="00F52DD6" w:rsidRPr="002B5809" w:rsidRDefault="00ED585E" w:rsidP="00F52DD6">
      <w:pPr>
        <w:pStyle w:val="berschrift2"/>
        <w:numPr>
          <w:ilvl w:val="0"/>
          <w:numId w:val="0"/>
        </w:numPr>
        <w:jc w:val="center"/>
        <w:rPr>
          <w:lang w:val="en-US"/>
        </w:rPr>
      </w:pPr>
      <w:bookmarkStart w:id="12" w:name="_Toc435434063"/>
      <w:bookmarkStart w:id="13" w:name="_Toc436056843"/>
      <w:bookmarkStart w:id="14" w:name="_Toc436147907"/>
      <w:bookmarkStart w:id="15" w:name="_Toc436147968"/>
      <w:bookmarkStart w:id="16" w:name="_Toc436211752"/>
      <w:bookmarkStart w:id="17" w:name="_Toc447723048"/>
      <w:bookmarkStart w:id="18" w:name="_Toc447795240"/>
      <w:bookmarkStart w:id="19" w:name="_Toc484449256"/>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20" w:author="rolf" w:date="2016-05-01T08:37:00Z">
        <w:r w:rsidR="007F792C" w:rsidDel="00EE2235">
          <w:rPr>
            <w:lang w:val="en-US"/>
          </w:rPr>
          <w:delText>1</w:delText>
        </w:r>
      </w:del>
      <w:ins w:id="21" w:author="rolf" w:date="2017-06-05T15:27:00Z">
        <w:r w:rsidR="00D547DB">
          <w:rPr>
            <w:lang w:val="en-US"/>
          </w:rPr>
          <w:t>5</w:t>
        </w:r>
      </w:ins>
      <w:r w:rsidR="009734D5" w:rsidRPr="002B5809">
        <w:rPr>
          <w:lang w:val="en-US"/>
        </w:rPr>
        <w:t xml:space="preserve">, </w:t>
      </w:r>
      <w:del w:id="22"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3" w:author="rolf" w:date="2017-06-05T15:27:00Z">
        <w:r w:rsidR="00D547DB">
          <w:rPr>
            <w:lang w:val="en-US"/>
          </w:rPr>
          <w:t>June 5, 2017</w:t>
        </w:r>
      </w:ins>
      <w:del w:id="24" w:author="rolf" w:date="2017-06-05T15:27:00Z">
        <w:r w:rsidR="00927F70" w:rsidDel="00D547DB">
          <w:rPr>
            <w:lang w:val="en-US"/>
          </w:rPr>
          <w:delText>, 2016</w:delText>
        </w:r>
      </w:del>
      <w:r w:rsidR="00F52DD6" w:rsidRPr="002B5809">
        <w:rPr>
          <w:lang w:val="en-US"/>
        </w:rPr>
        <w:t>)</w:t>
      </w:r>
      <w:bookmarkEnd w:id="10"/>
      <w:bookmarkEnd w:id="11"/>
      <w:bookmarkEnd w:id="12"/>
      <w:bookmarkEnd w:id="13"/>
      <w:bookmarkEnd w:id="14"/>
      <w:bookmarkEnd w:id="15"/>
      <w:bookmarkEnd w:id="16"/>
      <w:bookmarkEnd w:id="17"/>
      <w:bookmarkEnd w:id="18"/>
      <w:bookmarkEnd w:id="1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ns w:id="25" w:author="rolf" w:date="2017-06-05T18:05:00Z"/>
          <w:i/>
          <w:lang w:val="en-US"/>
        </w:rPr>
      </w:pPr>
      <w:r w:rsidRPr="002B5809">
        <w:rPr>
          <w:i/>
          <w:lang w:val="en-US"/>
        </w:rPr>
        <w:lastRenderedPageBreak/>
        <w:t>Table of C</w:t>
      </w:r>
      <w:r w:rsidR="00ED585E" w:rsidRPr="002B5809">
        <w:rPr>
          <w:i/>
          <w:lang w:val="en-US"/>
        </w:rPr>
        <w:t>ontents</w:t>
      </w:r>
    </w:p>
    <w:p w:rsidR="003879FD" w:rsidRPr="00F16035" w:rsidRDefault="003009E1">
      <w:pPr>
        <w:pStyle w:val="Verzeichnis1"/>
        <w:tabs>
          <w:tab w:val="right" w:leader="dot" w:pos="9062"/>
        </w:tabs>
        <w:rPr>
          <w:ins w:id="26" w:author="rolf" w:date="2017-06-05T18:05:00Z"/>
          <w:rFonts w:asciiTheme="minorHAnsi" w:eastAsiaTheme="minorEastAsia" w:hAnsiTheme="minorHAnsi" w:cstheme="minorBidi"/>
          <w:noProof/>
          <w:lang w:val="en-US" w:eastAsia="de-DE"/>
          <w:rPrChange w:id="27" w:author="rolf" w:date="2017-06-05T19:50:00Z">
            <w:rPr>
              <w:ins w:id="28" w:author="rolf" w:date="2017-06-05T18:05:00Z"/>
              <w:rFonts w:asciiTheme="minorHAnsi" w:eastAsiaTheme="minorEastAsia" w:hAnsiTheme="minorHAnsi" w:cstheme="minorBidi"/>
              <w:noProof/>
              <w:lang w:eastAsia="de-DE"/>
            </w:rPr>
          </w:rPrChange>
        </w:rPr>
        <w:pPrChange w:id="29" w:author="rolf" w:date="2017-06-05T18:05:00Z">
          <w:pPr>
            <w:pStyle w:val="Verzeichnis2"/>
            <w:tabs>
              <w:tab w:val="right" w:leader="dot" w:pos="9062"/>
            </w:tabs>
          </w:pPr>
        </w:pPrChange>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3879FD" w:rsidRDefault="003879FD">
      <w:pPr>
        <w:pStyle w:val="Verzeichnis2"/>
        <w:tabs>
          <w:tab w:val="left" w:pos="660"/>
          <w:tab w:val="right" w:leader="dot" w:pos="9062"/>
        </w:tabs>
        <w:rPr>
          <w:ins w:id="30" w:author="rolf" w:date="2017-06-05T18:05:00Z"/>
          <w:rFonts w:asciiTheme="minorHAnsi" w:eastAsiaTheme="minorEastAsia" w:hAnsiTheme="minorHAnsi" w:cstheme="minorBidi"/>
          <w:noProof/>
          <w:lang w:eastAsia="de-DE"/>
        </w:rPr>
      </w:pPr>
      <w:ins w:id="3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"_Toc484449257"</w:instrText>
        </w:r>
        <w:r w:rsidRPr="00AC5742">
          <w:rPr>
            <w:rStyle w:val="Hyperlink"/>
            <w:noProof/>
          </w:rPr>
          <w:instrText xml:space="preserve"> </w:instrText>
        </w:r>
      </w:ins>
      <w:ins w:id="32" w:author="Hempel, Rolf" w:date="2017-06-06T09:58:00Z">
        <w:r w:rsidR="008D4877" w:rsidRPr="00AC5742">
          <w:rPr>
            <w:rStyle w:val="Hyperlink"/>
            <w:noProof/>
          </w:rPr>
        </w:r>
      </w:ins>
      <w:ins w:id="33" w:author="rolf" w:date="2017-06-05T18:05:00Z">
        <w:r w:rsidRPr="00AC5742">
          <w:rPr>
            <w:rStyle w:val="Hyperlink"/>
            <w:noProof/>
          </w:rPr>
          <w:fldChar w:fldCharType="separate"/>
        </w:r>
        <w:r w:rsidRPr="00AC5742">
          <w:rPr>
            <w:rStyle w:val="Hyperlink"/>
            <w:noProof/>
            <w:lang w:val="en-US"/>
          </w:rPr>
          <w:t>1.</w:t>
        </w:r>
        <w:r>
          <w:rPr>
            <w:rFonts w:asciiTheme="minorHAnsi" w:eastAsiaTheme="minorEastAsia" w:hAnsiTheme="minorHAnsi" w:cstheme="minorBidi"/>
            <w:noProof/>
            <w:lang w:eastAsia="de-DE"/>
          </w:rPr>
          <w:tab/>
        </w:r>
        <w:r w:rsidRPr="00AC5742">
          <w:rPr>
            <w:rStyle w:val="Hyperlink"/>
            <w:noProof/>
            <w:lang w:val="en-US"/>
          </w:rPr>
          <w:t>Introduction</w:t>
        </w:r>
        <w:r>
          <w:rPr>
            <w:noProof/>
            <w:webHidden/>
          </w:rPr>
          <w:tab/>
        </w:r>
        <w:r>
          <w:rPr>
            <w:noProof/>
            <w:webHidden/>
          </w:rPr>
          <w:fldChar w:fldCharType="begin"/>
        </w:r>
        <w:r>
          <w:rPr>
            <w:noProof/>
            <w:webHidden/>
          </w:rPr>
          <w:instrText xml:space="preserve"> PAGEREF _Toc484449257 \h </w:instrText>
        </w:r>
      </w:ins>
      <w:r>
        <w:rPr>
          <w:noProof/>
          <w:webHidden/>
        </w:rPr>
      </w:r>
      <w:r>
        <w:rPr>
          <w:noProof/>
          <w:webHidden/>
        </w:rPr>
        <w:fldChar w:fldCharType="separate"/>
      </w:r>
      <w:ins w:id="34" w:author="Hempel, Rolf" w:date="2017-06-06T09:58:00Z">
        <w:r w:rsidR="008D4877">
          <w:rPr>
            <w:noProof/>
            <w:webHidden/>
          </w:rPr>
          <w:t>2</w:t>
        </w:r>
      </w:ins>
      <w:ins w:id="35"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36" w:author="rolf" w:date="2017-06-05T18:05:00Z"/>
          <w:rFonts w:asciiTheme="minorHAnsi" w:eastAsiaTheme="minorEastAsia" w:hAnsiTheme="minorHAnsi" w:cstheme="minorBidi"/>
          <w:noProof/>
          <w:lang w:eastAsia="de-DE"/>
        </w:rPr>
      </w:pPr>
      <w:ins w:id="3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"_Toc484449258"</w:instrText>
        </w:r>
        <w:r w:rsidRPr="00AC5742">
          <w:rPr>
            <w:rStyle w:val="Hyperlink"/>
            <w:noProof/>
          </w:rPr>
          <w:instrText xml:space="preserve"> </w:instrText>
        </w:r>
      </w:ins>
      <w:ins w:id="38" w:author="Hempel, Rolf" w:date="2017-06-06T09:58:00Z">
        <w:r w:rsidR="008D4877" w:rsidRPr="00AC5742">
          <w:rPr>
            <w:rStyle w:val="Hyperlink"/>
            <w:noProof/>
          </w:rPr>
        </w:r>
      </w:ins>
      <w:ins w:id="39" w:author="rolf" w:date="2017-06-05T18:05:00Z">
        <w:r w:rsidRPr="00AC5742">
          <w:rPr>
            <w:rStyle w:val="Hyperlink"/>
            <w:noProof/>
          </w:rPr>
          <w:fldChar w:fldCharType="separate"/>
        </w:r>
        <w:r w:rsidRPr="00AC5742">
          <w:rPr>
            <w:rStyle w:val="Hyperlink"/>
            <w:noProof/>
            <w:lang w:val="en-US"/>
          </w:rPr>
          <w:t>2.</w:t>
        </w:r>
        <w:r>
          <w:rPr>
            <w:rFonts w:asciiTheme="minorHAnsi" w:eastAsiaTheme="minorEastAsia" w:hAnsiTheme="minorHAnsi" w:cstheme="minorBidi"/>
            <w:noProof/>
            <w:lang w:eastAsia="de-DE"/>
          </w:rPr>
          <w:tab/>
        </w:r>
        <w:r w:rsidRPr="00AC5742">
          <w:rPr>
            <w:rStyle w:val="Hyperlink"/>
            <w:noProof/>
            <w:lang w:val="en-US"/>
          </w:rPr>
          <w:t>Changelog</w:t>
        </w:r>
        <w:r>
          <w:rPr>
            <w:noProof/>
            <w:webHidden/>
          </w:rPr>
          <w:tab/>
        </w:r>
        <w:r>
          <w:rPr>
            <w:noProof/>
            <w:webHidden/>
          </w:rPr>
          <w:fldChar w:fldCharType="begin"/>
        </w:r>
        <w:r>
          <w:rPr>
            <w:noProof/>
            <w:webHidden/>
          </w:rPr>
          <w:instrText xml:space="preserve"> PAGEREF _Toc484449258 \h </w:instrText>
        </w:r>
      </w:ins>
      <w:r>
        <w:rPr>
          <w:noProof/>
          <w:webHidden/>
        </w:rPr>
      </w:r>
      <w:r>
        <w:rPr>
          <w:noProof/>
          <w:webHidden/>
        </w:rPr>
        <w:fldChar w:fldCharType="separate"/>
      </w:r>
      <w:ins w:id="40" w:author="Hempel, Rolf" w:date="2017-06-06T09:58:00Z">
        <w:r w:rsidR="008D4877">
          <w:rPr>
            <w:noProof/>
            <w:webHidden/>
          </w:rPr>
          <w:t>3</w:t>
        </w:r>
      </w:ins>
      <w:ins w:id="4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42" w:author="rolf" w:date="2017-06-05T18:05:00Z"/>
          <w:rFonts w:asciiTheme="minorHAnsi" w:eastAsiaTheme="minorEastAsia" w:hAnsiTheme="minorHAnsi" w:cstheme="minorBidi"/>
          <w:noProof/>
          <w:lang w:eastAsia="de-DE"/>
        </w:rPr>
      </w:pPr>
      <w:ins w:id="4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"_Toc484449261"</w:instrText>
        </w:r>
        <w:r w:rsidRPr="00AC5742">
          <w:rPr>
            <w:rStyle w:val="Hyperlink"/>
            <w:noProof/>
          </w:rPr>
          <w:instrText xml:space="preserve"> </w:instrText>
        </w:r>
      </w:ins>
      <w:ins w:id="44" w:author="Hempel, Rolf" w:date="2017-06-06T09:58:00Z">
        <w:r w:rsidR="008D4877" w:rsidRPr="00AC5742">
          <w:rPr>
            <w:rStyle w:val="Hyperlink"/>
            <w:noProof/>
          </w:rPr>
        </w:r>
      </w:ins>
      <w:ins w:id="45" w:author="rolf" w:date="2017-06-05T18:05:00Z">
        <w:r w:rsidRPr="00AC5742">
          <w:rPr>
            <w:rStyle w:val="Hyperlink"/>
            <w:noProof/>
          </w:rPr>
          <w:fldChar w:fldCharType="separate"/>
        </w:r>
        <w:r w:rsidRPr="00AC5742">
          <w:rPr>
            <w:rStyle w:val="Hyperlink"/>
            <w:noProof/>
            <w:lang w:val="en-US"/>
          </w:rPr>
          <w:t>2.1</w:t>
        </w:r>
        <w:r>
          <w:rPr>
            <w:rFonts w:asciiTheme="minorHAnsi" w:eastAsiaTheme="minorEastAsia" w:hAnsiTheme="minorHAnsi" w:cstheme="minorBidi"/>
            <w:noProof/>
            <w:lang w:eastAsia="de-DE"/>
          </w:rPr>
          <w:tab/>
        </w:r>
        <w:r w:rsidRPr="00AC5742">
          <w:rPr>
            <w:rStyle w:val="Hyperlink"/>
            <w:noProof/>
            <w:lang w:val="en-US"/>
          </w:rPr>
          <w:t>Changes since version 0.9.3 (October 2016)</w:t>
        </w:r>
        <w:r>
          <w:rPr>
            <w:noProof/>
            <w:webHidden/>
          </w:rPr>
          <w:tab/>
        </w:r>
        <w:r>
          <w:rPr>
            <w:noProof/>
            <w:webHidden/>
          </w:rPr>
          <w:fldChar w:fldCharType="begin"/>
        </w:r>
        <w:r>
          <w:rPr>
            <w:noProof/>
            <w:webHidden/>
          </w:rPr>
          <w:instrText xml:space="preserve"> PAGEREF _Toc484449261 \h </w:instrText>
        </w:r>
      </w:ins>
      <w:r>
        <w:rPr>
          <w:noProof/>
          <w:webHidden/>
        </w:rPr>
      </w:r>
      <w:r>
        <w:rPr>
          <w:noProof/>
          <w:webHidden/>
        </w:rPr>
        <w:fldChar w:fldCharType="separate"/>
      </w:r>
      <w:ins w:id="46" w:author="Hempel, Rolf" w:date="2017-06-06T09:58:00Z">
        <w:r w:rsidR="008D4877">
          <w:rPr>
            <w:noProof/>
            <w:webHidden/>
          </w:rPr>
          <w:t>3</w:t>
        </w:r>
      </w:ins>
      <w:ins w:id="47"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48" w:author="rolf" w:date="2017-06-05T18:05:00Z"/>
          <w:rFonts w:asciiTheme="minorHAnsi" w:eastAsiaTheme="minorEastAsia" w:hAnsiTheme="minorHAnsi" w:cstheme="minorBidi"/>
          <w:noProof/>
          <w:lang w:eastAsia="de-DE"/>
        </w:rPr>
      </w:pPr>
      <w:ins w:id="4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"_Toc484449262"</w:instrText>
        </w:r>
        <w:r w:rsidRPr="00AC5742">
          <w:rPr>
            <w:rStyle w:val="Hyperlink"/>
            <w:noProof/>
          </w:rPr>
          <w:instrText xml:space="preserve"> </w:instrText>
        </w:r>
      </w:ins>
      <w:ins w:id="50" w:author="Hempel, Rolf" w:date="2017-06-06T09:58:00Z">
        <w:r w:rsidR="008D4877" w:rsidRPr="00AC5742">
          <w:rPr>
            <w:rStyle w:val="Hyperlink"/>
            <w:noProof/>
          </w:rPr>
        </w:r>
      </w:ins>
      <w:ins w:id="51" w:author="rolf" w:date="2017-06-05T18:05:00Z">
        <w:r w:rsidRPr="00AC5742">
          <w:rPr>
            <w:rStyle w:val="Hyperlink"/>
            <w:noProof/>
          </w:rPr>
          <w:fldChar w:fldCharType="separate"/>
        </w:r>
        <w:r w:rsidRPr="00AC5742">
          <w:rPr>
            <w:rStyle w:val="Hyperlink"/>
            <w:noProof/>
            <w:lang w:val="en-US"/>
          </w:rPr>
          <w:t>3.</w:t>
        </w:r>
        <w:r>
          <w:rPr>
            <w:rFonts w:asciiTheme="minorHAnsi" w:eastAsiaTheme="minorEastAsia" w:hAnsiTheme="minorHAnsi" w:cstheme="minorBidi"/>
            <w:noProof/>
            <w:lang w:eastAsia="de-DE"/>
          </w:rPr>
          <w:tab/>
        </w:r>
        <w:r w:rsidRPr="00AC5742">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_Toc484449262 \h </w:instrText>
        </w:r>
      </w:ins>
      <w:r>
        <w:rPr>
          <w:noProof/>
          <w:webHidden/>
        </w:rPr>
      </w:r>
      <w:r>
        <w:rPr>
          <w:noProof/>
          <w:webHidden/>
        </w:rPr>
        <w:fldChar w:fldCharType="separate"/>
      </w:r>
      <w:ins w:id="52" w:author="Hempel, Rolf" w:date="2017-06-06T09:58:00Z">
        <w:r w:rsidR="008D4877">
          <w:rPr>
            <w:noProof/>
            <w:webHidden/>
          </w:rPr>
          <w:t>3</w:t>
        </w:r>
      </w:ins>
      <w:ins w:id="53"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54" w:author="rolf" w:date="2017-06-05T18:05:00Z"/>
          <w:rFonts w:asciiTheme="minorHAnsi" w:eastAsiaTheme="minorEastAsia" w:hAnsiTheme="minorHAnsi" w:cstheme="minorBidi"/>
          <w:noProof/>
          <w:lang w:eastAsia="de-DE"/>
        </w:rPr>
      </w:pPr>
      <w:ins w:id="5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"_Toc484449263"</w:instrText>
        </w:r>
        <w:r w:rsidRPr="00AC5742">
          <w:rPr>
            <w:rStyle w:val="Hyperlink"/>
            <w:noProof/>
          </w:rPr>
          <w:instrText xml:space="preserve"> </w:instrText>
        </w:r>
      </w:ins>
      <w:ins w:id="56" w:author="Hempel, Rolf" w:date="2017-06-06T09:58:00Z">
        <w:r w:rsidR="008D4877" w:rsidRPr="00AC5742">
          <w:rPr>
            <w:rStyle w:val="Hyperlink"/>
            <w:noProof/>
          </w:rPr>
        </w:r>
      </w:ins>
      <w:ins w:id="57" w:author="rolf" w:date="2017-06-05T18:05:00Z">
        <w:r w:rsidRPr="00AC5742">
          <w:rPr>
            <w:rStyle w:val="Hyperlink"/>
            <w:noProof/>
          </w:rPr>
          <w:fldChar w:fldCharType="separate"/>
        </w:r>
        <w:r w:rsidRPr="00AC5742">
          <w:rPr>
            <w:rStyle w:val="Hyperlink"/>
            <w:noProof/>
            <w:lang w:val="en-US"/>
          </w:rPr>
          <w:t>4.</w:t>
        </w:r>
        <w:r>
          <w:rPr>
            <w:rFonts w:asciiTheme="minorHAnsi" w:eastAsiaTheme="minorEastAsia" w:hAnsiTheme="minorHAnsi" w:cstheme="minorBidi"/>
            <w:noProof/>
            <w:lang w:eastAsia="de-DE"/>
          </w:rPr>
          <w:tab/>
        </w:r>
        <w:r w:rsidRPr="00AC5742">
          <w:rPr>
            <w:rStyle w:val="Hyperlink"/>
            <w:noProof/>
            <w:lang w:val="en-US"/>
          </w:rPr>
          <w:t>Program Execution</w:t>
        </w:r>
        <w:r>
          <w:rPr>
            <w:noProof/>
            <w:webHidden/>
          </w:rPr>
          <w:tab/>
        </w:r>
        <w:r>
          <w:rPr>
            <w:noProof/>
            <w:webHidden/>
          </w:rPr>
          <w:fldChar w:fldCharType="begin"/>
        </w:r>
        <w:r>
          <w:rPr>
            <w:noProof/>
            <w:webHidden/>
          </w:rPr>
          <w:instrText xml:space="preserve"> PAGEREF _Toc484449263 \h </w:instrText>
        </w:r>
      </w:ins>
      <w:r>
        <w:rPr>
          <w:noProof/>
          <w:webHidden/>
        </w:rPr>
      </w:r>
      <w:r>
        <w:rPr>
          <w:noProof/>
          <w:webHidden/>
        </w:rPr>
        <w:fldChar w:fldCharType="separate"/>
      </w:r>
      <w:ins w:id="58" w:author="Hempel, Rolf" w:date="2017-06-06T09:58:00Z">
        <w:r w:rsidR="008D4877">
          <w:rPr>
            <w:noProof/>
            <w:webHidden/>
          </w:rPr>
          <w:t>5</w:t>
        </w:r>
      </w:ins>
      <w:ins w:id="5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60" w:author="rolf" w:date="2017-06-05T18:05:00Z"/>
          <w:rFonts w:asciiTheme="minorHAnsi" w:eastAsiaTheme="minorEastAsia" w:hAnsiTheme="minorHAnsi" w:cstheme="minorBidi"/>
          <w:noProof/>
          <w:lang w:eastAsia="de-DE"/>
        </w:rPr>
      </w:pPr>
      <w:ins w:id="6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"_Toc484449268"</w:instrText>
        </w:r>
        <w:r w:rsidRPr="00AC5742">
          <w:rPr>
            <w:rStyle w:val="Hyperlink"/>
            <w:noProof/>
          </w:rPr>
          <w:instrText xml:space="preserve"> </w:instrText>
        </w:r>
      </w:ins>
      <w:ins w:id="62" w:author="Hempel, Rolf" w:date="2017-06-06T09:58:00Z">
        <w:r w:rsidR="008D4877" w:rsidRPr="00AC5742">
          <w:rPr>
            <w:rStyle w:val="Hyperlink"/>
            <w:noProof/>
          </w:rPr>
        </w:r>
      </w:ins>
      <w:ins w:id="63" w:author="rolf" w:date="2017-06-05T18:05:00Z">
        <w:r w:rsidRPr="00AC5742">
          <w:rPr>
            <w:rStyle w:val="Hyperlink"/>
            <w:noProof/>
          </w:rPr>
          <w:fldChar w:fldCharType="separate"/>
        </w:r>
        <w:r w:rsidRPr="00AC5742">
          <w:rPr>
            <w:rStyle w:val="Hyperlink"/>
            <w:noProof/>
            <w:lang w:val="en-US"/>
          </w:rPr>
          <w:t>4.1</w:t>
        </w:r>
        <w:r>
          <w:rPr>
            <w:rFonts w:asciiTheme="minorHAnsi" w:eastAsiaTheme="minorEastAsia" w:hAnsiTheme="minorHAnsi" w:cstheme="minorBidi"/>
            <w:noProof/>
            <w:lang w:eastAsia="de-DE"/>
          </w:rPr>
          <w:tab/>
        </w:r>
        <w:r w:rsidRPr="00AC5742">
          <w:rPr>
            <w:rStyle w:val="Hyperlink"/>
            <w:noProof/>
            <w:lang w:val="en-US"/>
          </w:rPr>
          <w:t>Configuration at First Program Launch</w:t>
        </w:r>
        <w:r>
          <w:rPr>
            <w:noProof/>
            <w:webHidden/>
          </w:rPr>
          <w:tab/>
        </w:r>
        <w:r>
          <w:rPr>
            <w:noProof/>
            <w:webHidden/>
          </w:rPr>
          <w:fldChar w:fldCharType="begin"/>
        </w:r>
        <w:r>
          <w:rPr>
            <w:noProof/>
            <w:webHidden/>
          </w:rPr>
          <w:instrText xml:space="preserve"> PAGEREF _Toc484449268 \h </w:instrText>
        </w:r>
      </w:ins>
      <w:r>
        <w:rPr>
          <w:noProof/>
          <w:webHidden/>
        </w:rPr>
      </w:r>
      <w:r>
        <w:rPr>
          <w:noProof/>
          <w:webHidden/>
        </w:rPr>
        <w:fldChar w:fldCharType="separate"/>
      </w:r>
      <w:ins w:id="64" w:author="Hempel, Rolf" w:date="2017-06-06T09:58:00Z">
        <w:r w:rsidR="008D4877">
          <w:rPr>
            <w:noProof/>
            <w:webHidden/>
          </w:rPr>
          <w:t>5</w:t>
        </w:r>
      </w:ins>
      <w:ins w:id="6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66" w:author="rolf" w:date="2017-06-05T18:05:00Z"/>
          <w:rFonts w:asciiTheme="minorHAnsi" w:eastAsiaTheme="minorEastAsia" w:hAnsiTheme="minorHAnsi" w:cstheme="minorBidi"/>
          <w:noProof/>
          <w:lang w:eastAsia="de-DE"/>
        </w:rPr>
      </w:pPr>
      <w:ins w:id="6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"_Toc484449269"</w:instrText>
        </w:r>
        <w:r w:rsidRPr="00AC5742">
          <w:rPr>
            <w:rStyle w:val="Hyperlink"/>
            <w:noProof/>
          </w:rPr>
          <w:instrText xml:space="preserve"> </w:instrText>
        </w:r>
      </w:ins>
      <w:ins w:id="68" w:author="Hempel, Rolf" w:date="2017-06-06T09:58:00Z">
        <w:r w:rsidR="008D4877" w:rsidRPr="00AC5742">
          <w:rPr>
            <w:rStyle w:val="Hyperlink"/>
            <w:noProof/>
          </w:rPr>
        </w:r>
      </w:ins>
      <w:ins w:id="69" w:author="rolf" w:date="2017-06-05T18:05:00Z">
        <w:r w:rsidRPr="00AC5742">
          <w:rPr>
            <w:rStyle w:val="Hyperlink"/>
            <w:noProof/>
          </w:rPr>
          <w:fldChar w:fldCharType="separate"/>
        </w:r>
        <w:r w:rsidRPr="00AC5742">
          <w:rPr>
            <w:rStyle w:val="Hyperlink"/>
            <w:noProof/>
            <w:lang w:val="en-US"/>
          </w:rPr>
          <w:t>4.2</w:t>
        </w:r>
        <w:r>
          <w:rPr>
            <w:rFonts w:asciiTheme="minorHAnsi" w:eastAsiaTheme="minorEastAsia" w:hAnsiTheme="minorHAnsi" w:cstheme="minorBidi"/>
            <w:noProof/>
            <w:lang w:eastAsia="de-DE"/>
          </w:rPr>
          <w:tab/>
        </w:r>
        <w:r w:rsidRPr="00AC5742">
          <w:rPr>
            <w:rStyle w:val="Hyperlink"/>
            <w:noProof/>
            <w:lang w:val="en-US"/>
          </w:rPr>
          <w:t>Choosing the ASCOM Hub</w:t>
        </w:r>
        <w:r>
          <w:rPr>
            <w:noProof/>
            <w:webHidden/>
          </w:rPr>
          <w:tab/>
        </w:r>
        <w:r>
          <w:rPr>
            <w:noProof/>
            <w:webHidden/>
          </w:rPr>
          <w:fldChar w:fldCharType="begin"/>
        </w:r>
        <w:r>
          <w:rPr>
            <w:noProof/>
            <w:webHidden/>
          </w:rPr>
          <w:instrText xml:space="preserve"> PAGEREF _Toc484449269 \h </w:instrText>
        </w:r>
      </w:ins>
      <w:r>
        <w:rPr>
          <w:noProof/>
          <w:webHidden/>
        </w:rPr>
      </w:r>
      <w:r>
        <w:rPr>
          <w:noProof/>
          <w:webHidden/>
        </w:rPr>
        <w:fldChar w:fldCharType="separate"/>
      </w:r>
      <w:ins w:id="70" w:author="Hempel, Rolf" w:date="2017-06-06T09:58:00Z">
        <w:r w:rsidR="008D4877">
          <w:rPr>
            <w:noProof/>
            <w:webHidden/>
          </w:rPr>
          <w:t>7</w:t>
        </w:r>
      </w:ins>
      <w:ins w:id="7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2" w:author="rolf" w:date="2017-06-05T18:05:00Z"/>
          <w:rFonts w:asciiTheme="minorHAnsi" w:eastAsiaTheme="minorEastAsia" w:hAnsiTheme="minorHAnsi" w:cstheme="minorBidi"/>
          <w:noProof/>
          <w:lang w:eastAsia="de-DE"/>
        </w:rPr>
      </w:pPr>
      <w:ins w:id="7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"_Toc484449270"</w:instrText>
        </w:r>
        <w:r w:rsidRPr="00AC5742">
          <w:rPr>
            <w:rStyle w:val="Hyperlink"/>
            <w:noProof/>
          </w:rPr>
          <w:instrText xml:space="preserve"> </w:instrText>
        </w:r>
      </w:ins>
      <w:ins w:id="74" w:author="Hempel, Rolf" w:date="2017-06-06T09:58:00Z">
        <w:r w:rsidR="008D4877" w:rsidRPr="00AC5742">
          <w:rPr>
            <w:rStyle w:val="Hyperlink"/>
            <w:noProof/>
          </w:rPr>
        </w:r>
      </w:ins>
      <w:ins w:id="75" w:author="rolf" w:date="2017-06-05T18:05:00Z">
        <w:r w:rsidRPr="00AC5742">
          <w:rPr>
            <w:rStyle w:val="Hyperlink"/>
            <w:noProof/>
          </w:rPr>
          <w:fldChar w:fldCharType="separate"/>
        </w:r>
        <w:r w:rsidRPr="00AC5742">
          <w:rPr>
            <w:rStyle w:val="Hyperlink"/>
            <w:noProof/>
            <w:lang w:val="en-US"/>
          </w:rPr>
          <w:t>4.3</w:t>
        </w:r>
        <w:r>
          <w:rPr>
            <w:rFonts w:asciiTheme="minorHAnsi" w:eastAsiaTheme="minorEastAsia" w:hAnsiTheme="minorHAnsi" w:cstheme="minorBidi"/>
            <w:noProof/>
            <w:lang w:eastAsia="de-DE"/>
          </w:rPr>
          <w:tab/>
        </w:r>
        <w:r w:rsidRPr="00AC5742">
          <w:rPr>
            <w:rStyle w:val="Hyperlink"/>
            <w:noProof/>
            <w:lang w:val="en-US"/>
          </w:rPr>
          <w:t>Layout of the Main Window</w:t>
        </w:r>
        <w:r>
          <w:rPr>
            <w:noProof/>
            <w:webHidden/>
          </w:rPr>
          <w:tab/>
        </w:r>
        <w:r>
          <w:rPr>
            <w:noProof/>
            <w:webHidden/>
          </w:rPr>
          <w:fldChar w:fldCharType="begin"/>
        </w:r>
        <w:r>
          <w:rPr>
            <w:noProof/>
            <w:webHidden/>
          </w:rPr>
          <w:instrText xml:space="preserve"> PAGEREF _Toc484449270 \h </w:instrText>
        </w:r>
      </w:ins>
      <w:r>
        <w:rPr>
          <w:noProof/>
          <w:webHidden/>
        </w:rPr>
      </w:r>
      <w:r>
        <w:rPr>
          <w:noProof/>
          <w:webHidden/>
        </w:rPr>
        <w:fldChar w:fldCharType="separate"/>
      </w:r>
      <w:ins w:id="76" w:author="Hempel, Rolf" w:date="2017-06-06T09:58:00Z">
        <w:r w:rsidR="008D4877">
          <w:rPr>
            <w:noProof/>
            <w:webHidden/>
          </w:rPr>
          <w:t>7</w:t>
        </w:r>
      </w:ins>
      <w:ins w:id="7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8" w:author="rolf" w:date="2017-06-05T18:05:00Z"/>
          <w:rFonts w:asciiTheme="minorHAnsi" w:eastAsiaTheme="minorEastAsia" w:hAnsiTheme="minorHAnsi" w:cstheme="minorBidi"/>
          <w:noProof/>
          <w:lang w:eastAsia="de-DE"/>
        </w:rPr>
      </w:pPr>
      <w:ins w:id="7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"_Toc484449271"</w:instrText>
        </w:r>
        <w:r w:rsidRPr="00AC5742">
          <w:rPr>
            <w:rStyle w:val="Hyperlink"/>
            <w:noProof/>
          </w:rPr>
          <w:instrText xml:space="preserve"> </w:instrText>
        </w:r>
      </w:ins>
      <w:ins w:id="80" w:author="Hempel, Rolf" w:date="2017-06-06T09:58:00Z">
        <w:r w:rsidR="008D4877" w:rsidRPr="00AC5742">
          <w:rPr>
            <w:rStyle w:val="Hyperlink"/>
            <w:noProof/>
          </w:rPr>
        </w:r>
      </w:ins>
      <w:ins w:id="81" w:author="rolf" w:date="2017-06-05T18:05:00Z">
        <w:r w:rsidRPr="00AC5742">
          <w:rPr>
            <w:rStyle w:val="Hyperlink"/>
            <w:noProof/>
          </w:rPr>
          <w:fldChar w:fldCharType="separate"/>
        </w:r>
        <w:r w:rsidRPr="00AC5742">
          <w:rPr>
            <w:rStyle w:val="Hyperlink"/>
            <w:noProof/>
            <w:lang w:val="en-US"/>
          </w:rPr>
          <w:t>4.4</w:t>
        </w:r>
        <w:r>
          <w:rPr>
            <w:rFonts w:asciiTheme="minorHAnsi" w:eastAsiaTheme="minorEastAsia" w:hAnsiTheme="minorHAnsi" w:cstheme="minorBidi"/>
            <w:noProof/>
            <w:lang w:eastAsia="de-DE"/>
          </w:rPr>
          <w:tab/>
        </w:r>
        <w:r w:rsidRPr="00AC5742">
          <w:rPr>
            <w:rStyle w:val="Hyperlink"/>
            <w:noProof/>
            <w:lang w:val="en-US"/>
          </w:rPr>
          <w:t>Selecting a</w:t>
        </w:r>
        <w:bookmarkStart w:id="82" w:name="_GoBack"/>
        <w:bookmarkEnd w:id="82"/>
        <w:r w:rsidRPr="00AC5742">
          <w:rPr>
            <w:rStyle w:val="Hyperlink"/>
            <w:noProof/>
            <w:lang w:val="en-US"/>
          </w:rPr>
          <w:t xml:space="preserve"> Landmark on the Moon for Mount Alignment</w:t>
        </w:r>
        <w:r>
          <w:rPr>
            <w:noProof/>
            <w:webHidden/>
          </w:rPr>
          <w:tab/>
        </w:r>
        <w:r>
          <w:rPr>
            <w:noProof/>
            <w:webHidden/>
          </w:rPr>
          <w:fldChar w:fldCharType="begin"/>
        </w:r>
        <w:r>
          <w:rPr>
            <w:noProof/>
            <w:webHidden/>
          </w:rPr>
          <w:instrText xml:space="preserve"> PAGEREF _Toc484449271 \h </w:instrText>
        </w:r>
      </w:ins>
      <w:r>
        <w:rPr>
          <w:noProof/>
          <w:webHidden/>
        </w:rPr>
      </w:r>
      <w:r>
        <w:rPr>
          <w:noProof/>
          <w:webHidden/>
        </w:rPr>
        <w:fldChar w:fldCharType="separate"/>
      </w:r>
      <w:ins w:id="83" w:author="Hempel, Rolf" w:date="2017-06-06T09:58:00Z">
        <w:r w:rsidR="008D4877">
          <w:rPr>
            <w:noProof/>
            <w:webHidden/>
          </w:rPr>
          <w:t>8</w:t>
        </w:r>
      </w:ins>
      <w:ins w:id="84"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5" w:author="rolf" w:date="2017-06-05T18:05:00Z"/>
          <w:rFonts w:asciiTheme="minorHAnsi" w:eastAsiaTheme="minorEastAsia" w:hAnsiTheme="minorHAnsi" w:cstheme="minorBidi"/>
          <w:noProof/>
          <w:lang w:eastAsia="de-DE"/>
        </w:rPr>
      </w:pPr>
      <w:ins w:id="86"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"_Toc484449272"</w:instrText>
        </w:r>
        <w:r w:rsidRPr="00AC5742">
          <w:rPr>
            <w:rStyle w:val="Hyperlink"/>
            <w:noProof/>
          </w:rPr>
          <w:instrText xml:space="preserve"> </w:instrText>
        </w:r>
      </w:ins>
      <w:ins w:id="87" w:author="Hempel, Rolf" w:date="2017-06-06T09:58:00Z">
        <w:r w:rsidR="008D4877" w:rsidRPr="00AC5742">
          <w:rPr>
            <w:rStyle w:val="Hyperlink"/>
            <w:noProof/>
          </w:rPr>
        </w:r>
      </w:ins>
      <w:ins w:id="88" w:author="rolf" w:date="2017-06-05T18:05:00Z">
        <w:r w:rsidRPr="00AC5742">
          <w:rPr>
            <w:rStyle w:val="Hyperlink"/>
            <w:noProof/>
          </w:rPr>
          <w:fldChar w:fldCharType="separate"/>
        </w:r>
        <w:r w:rsidRPr="00AC5742">
          <w:rPr>
            <w:rStyle w:val="Hyperlink"/>
            <w:noProof/>
            <w:lang w:val="en-US"/>
          </w:rPr>
          <w:t>4.5</w:t>
        </w:r>
        <w:r>
          <w:rPr>
            <w:rFonts w:asciiTheme="minorHAnsi" w:eastAsiaTheme="minorEastAsia" w:hAnsiTheme="minorHAnsi" w:cstheme="minorBidi"/>
            <w:noProof/>
            <w:lang w:eastAsia="de-DE"/>
          </w:rPr>
          <w:tab/>
        </w:r>
        <w:r w:rsidRPr="00AC5742">
          <w:rPr>
            <w:rStyle w:val="Hyperlink"/>
            <w:noProof/>
            <w:lang w:val="en-US"/>
          </w:rPr>
          <w:t>Camera Rotation</w:t>
        </w:r>
        <w:r>
          <w:rPr>
            <w:noProof/>
            <w:webHidden/>
          </w:rPr>
          <w:tab/>
        </w:r>
        <w:r>
          <w:rPr>
            <w:noProof/>
            <w:webHidden/>
          </w:rPr>
          <w:fldChar w:fldCharType="begin"/>
        </w:r>
        <w:r>
          <w:rPr>
            <w:noProof/>
            <w:webHidden/>
          </w:rPr>
          <w:instrText xml:space="preserve"> PAGEREF _Toc484449272 \h </w:instrText>
        </w:r>
      </w:ins>
      <w:r>
        <w:rPr>
          <w:noProof/>
          <w:webHidden/>
        </w:rPr>
      </w:r>
      <w:r>
        <w:rPr>
          <w:noProof/>
          <w:webHidden/>
        </w:rPr>
        <w:fldChar w:fldCharType="separate"/>
      </w:r>
      <w:ins w:id="89" w:author="Hempel, Rolf" w:date="2017-06-06T09:58:00Z">
        <w:r w:rsidR="008D4877">
          <w:rPr>
            <w:noProof/>
            <w:webHidden/>
          </w:rPr>
          <w:t>10</w:t>
        </w:r>
      </w:ins>
      <w:ins w:id="90" w:author="rolf" w:date="2017-06-05T21:11:00Z">
        <w:del w:id="91" w:author="Hempel, Rolf" w:date="2017-06-06T09:57:00Z">
          <w:r w:rsidR="00CD61A6" w:rsidDel="006267A8">
            <w:rPr>
              <w:noProof/>
              <w:webHidden/>
            </w:rPr>
            <w:delText>9</w:delText>
          </w:r>
        </w:del>
      </w:ins>
      <w:ins w:id="92"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3" w:author="rolf" w:date="2017-06-05T18:05:00Z"/>
          <w:rFonts w:asciiTheme="minorHAnsi" w:eastAsiaTheme="minorEastAsia" w:hAnsiTheme="minorHAnsi" w:cstheme="minorBidi"/>
          <w:noProof/>
          <w:lang w:eastAsia="de-DE"/>
        </w:rPr>
      </w:pPr>
      <w:ins w:id="94"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"_Toc484449273"</w:instrText>
        </w:r>
        <w:r w:rsidRPr="00AC5742">
          <w:rPr>
            <w:rStyle w:val="Hyperlink"/>
            <w:noProof/>
          </w:rPr>
          <w:instrText xml:space="preserve"> </w:instrText>
        </w:r>
      </w:ins>
      <w:ins w:id="95" w:author="Hempel, Rolf" w:date="2017-06-06T09:58:00Z">
        <w:r w:rsidR="008D4877" w:rsidRPr="00AC5742">
          <w:rPr>
            <w:rStyle w:val="Hyperlink"/>
            <w:noProof/>
          </w:rPr>
        </w:r>
      </w:ins>
      <w:ins w:id="96" w:author="rolf" w:date="2017-06-05T18:05:00Z">
        <w:r w:rsidRPr="00AC5742">
          <w:rPr>
            <w:rStyle w:val="Hyperlink"/>
            <w:noProof/>
          </w:rPr>
          <w:fldChar w:fldCharType="separate"/>
        </w:r>
        <w:r w:rsidRPr="00AC5742">
          <w:rPr>
            <w:rStyle w:val="Hyperlink"/>
            <w:noProof/>
            <w:lang w:val="en-US"/>
          </w:rPr>
          <w:t>4.6</w:t>
        </w:r>
        <w:r>
          <w:rPr>
            <w:rFonts w:asciiTheme="minorHAnsi" w:eastAsiaTheme="minorEastAsia" w:hAnsiTheme="minorHAnsi" w:cstheme="minorBidi"/>
            <w:noProof/>
            <w:lang w:eastAsia="de-DE"/>
          </w:rPr>
          <w:tab/>
        </w:r>
        <w:r w:rsidRPr="00AC5742">
          <w:rPr>
            <w:rStyle w:val="Hyperlink"/>
            <w:noProof/>
            <w:lang w:val="en-US"/>
          </w:rPr>
          <w:t>Selection and Positioning of the Focus Area</w:t>
        </w:r>
        <w:r>
          <w:rPr>
            <w:noProof/>
            <w:webHidden/>
          </w:rPr>
          <w:tab/>
        </w:r>
        <w:r>
          <w:rPr>
            <w:noProof/>
            <w:webHidden/>
          </w:rPr>
          <w:fldChar w:fldCharType="begin"/>
        </w:r>
        <w:r>
          <w:rPr>
            <w:noProof/>
            <w:webHidden/>
          </w:rPr>
          <w:instrText xml:space="preserve"> PAGEREF _Toc484449273 \h </w:instrText>
        </w:r>
      </w:ins>
      <w:r>
        <w:rPr>
          <w:noProof/>
          <w:webHidden/>
        </w:rPr>
      </w:r>
      <w:r>
        <w:rPr>
          <w:noProof/>
          <w:webHidden/>
        </w:rPr>
        <w:fldChar w:fldCharType="separate"/>
      </w:r>
      <w:ins w:id="97" w:author="Hempel, Rolf" w:date="2017-06-06T09:58:00Z">
        <w:r w:rsidR="008D4877">
          <w:rPr>
            <w:noProof/>
            <w:webHidden/>
          </w:rPr>
          <w:t>10</w:t>
        </w:r>
      </w:ins>
      <w:ins w:id="98"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9" w:author="rolf" w:date="2017-06-05T18:05:00Z"/>
          <w:rFonts w:asciiTheme="minorHAnsi" w:eastAsiaTheme="minorEastAsia" w:hAnsiTheme="minorHAnsi" w:cstheme="minorBidi"/>
          <w:noProof/>
          <w:lang w:eastAsia="de-DE"/>
        </w:rPr>
      </w:pPr>
      <w:ins w:id="100"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"_Toc484449274"</w:instrText>
        </w:r>
        <w:r w:rsidRPr="00AC5742">
          <w:rPr>
            <w:rStyle w:val="Hyperlink"/>
            <w:noProof/>
          </w:rPr>
          <w:instrText xml:space="preserve"> </w:instrText>
        </w:r>
      </w:ins>
      <w:ins w:id="101" w:author="Hempel, Rolf" w:date="2017-06-06T09:58:00Z">
        <w:r w:rsidR="008D4877" w:rsidRPr="00AC5742">
          <w:rPr>
            <w:rStyle w:val="Hyperlink"/>
            <w:noProof/>
          </w:rPr>
        </w:r>
      </w:ins>
      <w:ins w:id="102" w:author="rolf" w:date="2017-06-05T18:05:00Z">
        <w:r w:rsidRPr="00AC5742">
          <w:rPr>
            <w:rStyle w:val="Hyperlink"/>
            <w:noProof/>
          </w:rPr>
          <w:fldChar w:fldCharType="separate"/>
        </w:r>
        <w:r w:rsidRPr="00AC5742">
          <w:rPr>
            <w:rStyle w:val="Hyperlink"/>
            <w:noProof/>
            <w:lang w:val="en-US"/>
          </w:rPr>
          <w:t>4.7</w:t>
        </w:r>
        <w:r>
          <w:rPr>
            <w:rFonts w:asciiTheme="minorHAnsi" w:eastAsiaTheme="minorEastAsia" w:hAnsiTheme="minorHAnsi" w:cstheme="minorBidi"/>
            <w:noProof/>
            <w:lang w:eastAsia="de-DE"/>
          </w:rPr>
          <w:tab/>
        </w:r>
        <w:r w:rsidRPr="00AC5742">
          <w:rPr>
            <w:rStyle w:val="Hyperlink"/>
            <w:noProof/>
            <w:lang w:val="en-US"/>
          </w:rPr>
          <w:t>Image Acquisition</w:t>
        </w:r>
        <w:r>
          <w:rPr>
            <w:noProof/>
            <w:webHidden/>
          </w:rPr>
          <w:tab/>
        </w:r>
        <w:r>
          <w:rPr>
            <w:noProof/>
            <w:webHidden/>
          </w:rPr>
          <w:fldChar w:fldCharType="begin"/>
        </w:r>
        <w:r>
          <w:rPr>
            <w:noProof/>
            <w:webHidden/>
          </w:rPr>
          <w:instrText xml:space="preserve"> PAGEREF _Toc484449274 \h </w:instrText>
        </w:r>
      </w:ins>
      <w:r>
        <w:rPr>
          <w:noProof/>
          <w:webHidden/>
        </w:rPr>
      </w:r>
      <w:r>
        <w:rPr>
          <w:noProof/>
          <w:webHidden/>
        </w:rPr>
        <w:fldChar w:fldCharType="separate"/>
      </w:r>
      <w:ins w:id="103" w:author="Hempel, Rolf" w:date="2017-06-06T09:58:00Z">
        <w:r w:rsidR="008D4877">
          <w:rPr>
            <w:noProof/>
            <w:webHidden/>
          </w:rPr>
          <w:t>10</w:t>
        </w:r>
      </w:ins>
      <w:ins w:id="104"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05" w:author="rolf" w:date="2017-06-05T18:05:00Z"/>
          <w:rFonts w:asciiTheme="minorHAnsi" w:eastAsiaTheme="minorEastAsia" w:hAnsiTheme="minorHAnsi" w:cstheme="minorBidi"/>
          <w:noProof/>
          <w:lang w:eastAsia="de-DE"/>
        </w:rPr>
      </w:pPr>
      <w:ins w:id="106"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"_Toc484449275"</w:instrText>
        </w:r>
        <w:r w:rsidRPr="00AC5742">
          <w:rPr>
            <w:rStyle w:val="Hyperlink"/>
            <w:noProof/>
          </w:rPr>
          <w:instrText xml:space="preserve"> </w:instrText>
        </w:r>
      </w:ins>
      <w:ins w:id="107" w:author="Hempel, Rolf" w:date="2017-06-06T09:58:00Z">
        <w:r w:rsidR="008D4877" w:rsidRPr="00AC5742">
          <w:rPr>
            <w:rStyle w:val="Hyperlink"/>
            <w:noProof/>
          </w:rPr>
        </w:r>
      </w:ins>
      <w:ins w:id="108" w:author="rolf" w:date="2017-06-05T18:05:00Z">
        <w:r w:rsidRPr="00AC5742">
          <w:rPr>
            <w:rStyle w:val="Hyperlink"/>
            <w:noProof/>
          </w:rPr>
          <w:fldChar w:fldCharType="separate"/>
        </w:r>
        <w:r w:rsidRPr="00AC5742">
          <w:rPr>
            <w:rStyle w:val="Hyperlink"/>
            <w:noProof/>
            <w:lang w:val="en-US"/>
          </w:rPr>
          <w:t>4.8</w:t>
        </w:r>
        <w:r>
          <w:rPr>
            <w:rFonts w:asciiTheme="minorHAnsi" w:eastAsiaTheme="minorEastAsia" w:hAnsiTheme="minorHAnsi" w:cstheme="minorBidi"/>
            <w:noProof/>
            <w:lang w:eastAsia="de-DE"/>
          </w:rPr>
          <w:tab/>
        </w:r>
        <w:r w:rsidRPr="00AC5742">
          <w:rPr>
            <w:rStyle w:val="Hyperlink"/>
            <w:noProof/>
            <w:lang w:val="en-US"/>
          </w:rPr>
          <w:t>Determining and Correcting the Coordinate System Drift</w:t>
        </w:r>
        <w:r>
          <w:rPr>
            <w:noProof/>
            <w:webHidden/>
          </w:rPr>
          <w:tab/>
        </w:r>
        <w:r>
          <w:rPr>
            <w:noProof/>
            <w:webHidden/>
          </w:rPr>
          <w:fldChar w:fldCharType="begin"/>
        </w:r>
        <w:r>
          <w:rPr>
            <w:noProof/>
            <w:webHidden/>
          </w:rPr>
          <w:instrText xml:space="preserve"> PAGEREF _Toc484449275 \h </w:instrText>
        </w:r>
      </w:ins>
      <w:r>
        <w:rPr>
          <w:noProof/>
          <w:webHidden/>
        </w:rPr>
      </w:r>
      <w:r>
        <w:rPr>
          <w:noProof/>
          <w:webHidden/>
        </w:rPr>
        <w:fldChar w:fldCharType="separate"/>
      </w:r>
      <w:ins w:id="109" w:author="Hempel, Rolf" w:date="2017-06-06T09:58:00Z">
        <w:r w:rsidR="008D4877">
          <w:rPr>
            <w:noProof/>
            <w:webHidden/>
          </w:rPr>
          <w:t>13</w:t>
        </w:r>
      </w:ins>
      <w:ins w:id="110" w:author="rolf" w:date="2017-06-05T21:11:00Z">
        <w:del w:id="111" w:author="Hempel, Rolf" w:date="2017-06-06T09:57:00Z">
          <w:r w:rsidR="00CD61A6" w:rsidDel="006267A8">
            <w:rPr>
              <w:noProof/>
              <w:webHidden/>
            </w:rPr>
            <w:delText>12</w:delText>
          </w:r>
        </w:del>
      </w:ins>
      <w:ins w:id="112"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13" w:author="rolf" w:date="2017-06-05T18:05:00Z"/>
          <w:rFonts w:asciiTheme="minorHAnsi" w:eastAsiaTheme="minorEastAsia" w:hAnsiTheme="minorHAnsi" w:cstheme="minorBidi"/>
          <w:noProof/>
          <w:lang w:eastAsia="de-DE"/>
        </w:rPr>
      </w:pPr>
      <w:ins w:id="114"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"_Toc484449276"</w:instrText>
        </w:r>
        <w:r w:rsidRPr="00AC5742">
          <w:rPr>
            <w:rStyle w:val="Hyperlink"/>
            <w:noProof/>
          </w:rPr>
          <w:instrText xml:space="preserve"> </w:instrText>
        </w:r>
      </w:ins>
      <w:ins w:id="115" w:author="Hempel, Rolf" w:date="2017-06-06T09:58:00Z">
        <w:r w:rsidR="008D4877" w:rsidRPr="00AC5742">
          <w:rPr>
            <w:rStyle w:val="Hyperlink"/>
            <w:noProof/>
          </w:rPr>
        </w:r>
      </w:ins>
      <w:ins w:id="116" w:author="rolf" w:date="2017-06-05T18:05:00Z">
        <w:r w:rsidRPr="00AC5742">
          <w:rPr>
            <w:rStyle w:val="Hyperlink"/>
            <w:noProof/>
          </w:rPr>
          <w:fldChar w:fldCharType="separate"/>
        </w:r>
        <w:r w:rsidRPr="00AC5742">
          <w:rPr>
            <w:rStyle w:val="Hyperlink"/>
            <w:noProof/>
            <w:lang w:val="en-US"/>
          </w:rPr>
          <w:t>4.9</w:t>
        </w:r>
        <w:r>
          <w:rPr>
            <w:rFonts w:asciiTheme="minorHAnsi" w:eastAsiaTheme="minorEastAsia" w:hAnsiTheme="minorHAnsi" w:cstheme="minorBidi"/>
            <w:noProof/>
            <w:lang w:eastAsia="de-DE"/>
          </w:rPr>
          <w:tab/>
        </w:r>
        <w:r w:rsidRPr="00AC5742">
          <w:rPr>
            <w:rStyle w:val="Hyperlink"/>
            <w:noProof/>
            <w:lang w:val="en-US"/>
          </w:rPr>
          <w:t>Automatic Alignment</w:t>
        </w:r>
        <w:r>
          <w:rPr>
            <w:noProof/>
            <w:webHidden/>
          </w:rPr>
          <w:tab/>
        </w:r>
        <w:r>
          <w:rPr>
            <w:noProof/>
            <w:webHidden/>
          </w:rPr>
          <w:fldChar w:fldCharType="begin"/>
        </w:r>
        <w:r>
          <w:rPr>
            <w:noProof/>
            <w:webHidden/>
          </w:rPr>
          <w:instrText xml:space="preserve"> PAGEREF _Toc484449276 \h </w:instrText>
        </w:r>
      </w:ins>
      <w:r>
        <w:rPr>
          <w:noProof/>
          <w:webHidden/>
        </w:rPr>
      </w:r>
      <w:r>
        <w:rPr>
          <w:noProof/>
          <w:webHidden/>
        </w:rPr>
        <w:fldChar w:fldCharType="separate"/>
      </w:r>
      <w:ins w:id="117" w:author="Hempel, Rolf" w:date="2017-06-06T09:58:00Z">
        <w:r w:rsidR="008D4877">
          <w:rPr>
            <w:noProof/>
            <w:webHidden/>
          </w:rPr>
          <w:t>15</w:t>
        </w:r>
      </w:ins>
      <w:ins w:id="118" w:author="rolf" w:date="2017-06-05T21:11:00Z">
        <w:del w:id="119" w:author="Hempel, Rolf" w:date="2017-06-06T09:57:00Z">
          <w:r w:rsidR="00CD61A6" w:rsidDel="006267A8">
            <w:rPr>
              <w:noProof/>
              <w:webHidden/>
            </w:rPr>
            <w:delText>14</w:delText>
          </w:r>
        </w:del>
      </w:ins>
      <w:ins w:id="120"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21" w:author="rolf" w:date="2017-06-05T18:05:00Z"/>
          <w:rFonts w:asciiTheme="minorHAnsi" w:eastAsiaTheme="minorEastAsia" w:hAnsiTheme="minorHAnsi" w:cstheme="minorBidi"/>
          <w:noProof/>
          <w:lang w:eastAsia="de-DE"/>
        </w:rPr>
      </w:pPr>
      <w:ins w:id="122"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"_Toc484449277"</w:instrText>
        </w:r>
        <w:r w:rsidRPr="00AC5742">
          <w:rPr>
            <w:rStyle w:val="Hyperlink"/>
            <w:noProof/>
          </w:rPr>
          <w:instrText xml:space="preserve"> </w:instrText>
        </w:r>
      </w:ins>
      <w:ins w:id="123" w:author="Hempel, Rolf" w:date="2017-06-06T09:58:00Z">
        <w:r w:rsidR="008D4877" w:rsidRPr="00AC5742">
          <w:rPr>
            <w:rStyle w:val="Hyperlink"/>
            <w:noProof/>
          </w:rPr>
        </w:r>
      </w:ins>
      <w:ins w:id="124" w:author="rolf" w:date="2017-06-05T18:05:00Z">
        <w:r w:rsidRPr="00AC5742">
          <w:rPr>
            <w:rStyle w:val="Hyperlink"/>
            <w:noProof/>
          </w:rPr>
          <w:fldChar w:fldCharType="separate"/>
        </w:r>
        <w:r w:rsidRPr="00AC5742">
          <w:rPr>
            <w:rStyle w:val="Hyperlink"/>
            <w:noProof/>
            <w:lang w:val="en-US"/>
          </w:rPr>
          <w:t>4.10</w:t>
        </w:r>
        <w:r>
          <w:rPr>
            <w:rFonts w:asciiTheme="minorHAnsi" w:eastAsiaTheme="minorEastAsia" w:hAnsiTheme="minorHAnsi" w:cstheme="minorBidi"/>
            <w:noProof/>
            <w:lang w:eastAsia="de-DE"/>
          </w:rPr>
          <w:tab/>
        </w:r>
        <w:r w:rsidRPr="00AC5742">
          <w:rPr>
            <w:rStyle w:val="Hyperlink"/>
            <w:noProof/>
            <w:lang w:val="en-US"/>
          </w:rPr>
          <w:t>End of Program</w:t>
        </w:r>
        <w:r>
          <w:rPr>
            <w:noProof/>
            <w:webHidden/>
          </w:rPr>
          <w:tab/>
        </w:r>
        <w:r>
          <w:rPr>
            <w:noProof/>
            <w:webHidden/>
          </w:rPr>
          <w:fldChar w:fldCharType="begin"/>
        </w:r>
        <w:r>
          <w:rPr>
            <w:noProof/>
            <w:webHidden/>
          </w:rPr>
          <w:instrText xml:space="preserve"> PAGEREF _Toc484449277 \h </w:instrText>
        </w:r>
      </w:ins>
      <w:r>
        <w:rPr>
          <w:noProof/>
          <w:webHidden/>
        </w:rPr>
      </w:r>
      <w:r>
        <w:rPr>
          <w:noProof/>
          <w:webHidden/>
        </w:rPr>
        <w:fldChar w:fldCharType="separate"/>
      </w:r>
      <w:ins w:id="125" w:author="Hempel, Rolf" w:date="2017-06-06T09:58:00Z">
        <w:r w:rsidR="008D4877">
          <w:rPr>
            <w:noProof/>
            <w:webHidden/>
          </w:rPr>
          <w:t>17</w:t>
        </w:r>
      </w:ins>
      <w:ins w:id="126" w:author="rolf" w:date="2017-06-05T21:11:00Z">
        <w:del w:id="127" w:author="Hempel, Rolf" w:date="2017-06-06T09:57:00Z">
          <w:r w:rsidR="00CD61A6" w:rsidDel="006267A8">
            <w:rPr>
              <w:noProof/>
              <w:webHidden/>
            </w:rPr>
            <w:delText>16</w:delText>
          </w:r>
        </w:del>
      </w:ins>
      <w:ins w:id="128"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29" w:author="rolf" w:date="2017-06-05T18:05:00Z"/>
          <w:rFonts w:asciiTheme="minorHAnsi" w:eastAsiaTheme="minorEastAsia" w:hAnsiTheme="minorHAnsi" w:cstheme="minorBidi"/>
          <w:noProof/>
          <w:lang w:eastAsia="de-DE"/>
        </w:rPr>
      </w:pPr>
      <w:ins w:id="130"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"_Toc484449278"</w:instrText>
        </w:r>
        <w:r w:rsidRPr="00AC5742">
          <w:rPr>
            <w:rStyle w:val="Hyperlink"/>
            <w:noProof/>
          </w:rPr>
          <w:instrText xml:space="preserve"> </w:instrText>
        </w:r>
      </w:ins>
      <w:ins w:id="131" w:author="Hempel, Rolf" w:date="2017-06-06T09:58:00Z">
        <w:r w:rsidR="008D4877" w:rsidRPr="00AC5742">
          <w:rPr>
            <w:rStyle w:val="Hyperlink"/>
            <w:noProof/>
          </w:rPr>
        </w:r>
      </w:ins>
      <w:ins w:id="132" w:author="rolf" w:date="2017-06-05T18:05:00Z">
        <w:r w:rsidRPr="00AC5742">
          <w:rPr>
            <w:rStyle w:val="Hyperlink"/>
            <w:noProof/>
          </w:rPr>
          <w:fldChar w:fldCharType="separate"/>
        </w:r>
        <w:r w:rsidRPr="00AC5742">
          <w:rPr>
            <w:rStyle w:val="Hyperlink"/>
            <w:noProof/>
            <w:lang w:val="en-US"/>
          </w:rPr>
          <w:t>Appendix A: Parameters at the Configuration Dialog</w:t>
        </w:r>
        <w:r>
          <w:rPr>
            <w:noProof/>
            <w:webHidden/>
          </w:rPr>
          <w:tab/>
        </w:r>
        <w:r>
          <w:rPr>
            <w:noProof/>
            <w:webHidden/>
          </w:rPr>
          <w:fldChar w:fldCharType="begin"/>
        </w:r>
        <w:r>
          <w:rPr>
            <w:noProof/>
            <w:webHidden/>
          </w:rPr>
          <w:instrText xml:space="preserve"> PAGEREF _Toc484449278 \h </w:instrText>
        </w:r>
      </w:ins>
      <w:r>
        <w:rPr>
          <w:noProof/>
          <w:webHidden/>
        </w:rPr>
      </w:r>
      <w:r>
        <w:rPr>
          <w:noProof/>
          <w:webHidden/>
        </w:rPr>
        <w:fldChar w:fldCharType="separate"/>
      </w:r>
      <w:ins w:id="133" w:author="Hempel, Rolf" w:date="2017-06-06T09:58:00Z">
        <w:r w:rsidR="008D4877">
          <w:rPr>
            <w:noProof/>
            <w:webHidden/>
          </w:rPr>
          <w:t>19</w:t>
        </w:r>
      </w:ins>
      <w:ins w:id="134" w:author="rolf" w:date="2017-06-05T21:11:00Z">
        <w:del w:id="135" w:author="Hempel, Rolf" w:date="2017-06-06T09:57:00Z">
          <w:r w:rsidR="00CD61A6" w:rsidDel="006267A8">
            <w:rPr>
              <w:noProof/>
              <w:webHidden/>
            </w:rPr>
            <w:delText>18</w:delText>
          </w:r>
        </w:del>
      </w:ins>
      <w:ins w:id="136"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37" w:author="rolf" w:date="2017-06-05T18:05:00Z"/>
          <w:rFonts w:asciiTheme="minorHAnsi" w:eastAsiaTheme="minorEastAsia" w:hAnsiTheme="minorHAnsi" w:cstheme="minorBidi"/>
          <w:noProof/>
          <w:lang w:eastAsia="de-DE"/>
        </w:rPr>
      </w:pPr>
      <w:ins w:id="138"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"_Toc484449279"</w:instrText>
        </w:r>
        <w:r w:rsidRPr="00AC5742">
          <w:rPr>
            <w:rStyle w:val="Hyperlink"/>
            <w:noProof/>
          </w:rPr>
          <w:instrText xml:space="preserve"> </w:instrText>
        </w:r>
      </w:ins>
      <w:ins w:id="139" w:author="Hempel, Rolf" w:date="2017-06-06T09:58:00Z">
        <w:r w:rsidR="008D4877" w:rsidRPr="00AC5742">
          <w:rPr>
            <w:rStyle w:val="Hyperlink"/>
            <w:noProof/>
          </w:rPr>
        </w:r>
      </w:ins>
      <w:ins w:id="140" w:author="rolf" w:date="2017-06-05T18:05:00Z">
        <w:r w:rsidRPr="00AC5742">
          <w:rPr>
            <w:rStyle w:val="Hyperlink"/>
            <w:noProof/>
          </w:rPr>
          <w:fldChar w:fldCharType="separate"/>
        </w:r>
        <w:r w:rsidRPr="00AC5742">
          <w:rPr>
            <w:rStyle w:val="Hyperlink"/>
            <w:noProof/>
            <w:lang w:val="en-US"/>
          </w:rPr>
          <w:t>Appendix B: Algorithms Used by the Program</w:t>
        </w:r>
        <w:r>
          <w:rPr>
            <w:noProof/>
            <w:webHidden/>
          </w:rPr>
          <w:tab/>
        </w:r>
        <w:r>
          <w:rPr>
            <w:noProof/>
            <w:webHidden/>
          </w:rPr>
          <w:fldChar w:fldCharType="begin"/>
        </w:r>
        <w:r>
          <w:rPr>
            <w:noProof/>
            <w:webHidden/>
          </w:rPr>
          <w:instrText xml:space="preserve"> PAGEREF _Toc484449279 \h </w:instrText>
        </w:r>
      </w:ins>
      <w:r>
        <w:rPr>
          <w:noProof/>
          <w:webHidden/>
        </w:rPr>
      </w:r>
      <w:r>
        <w:rPr>
          <w:noProof/>
          <w:webHidden/>
        </w:rPr>
        <w:fldChar w:fldCharType="separate"/>
      </w:r>
      <w:ins w:id="141" w:author="Hempel, Rolf" w:date="2017-06-06T09:58:00Z">
        <w:r w:rsidR="008D4877">
          <w:rPr>
            <w:noProof/>
            <w:webHidden/>
          </w:rPr>
          <w:t>25</w:t>
        </w:r>
      </w:ins>
      <w:ins w:id="142" w:author="rolf" w:date="2017-06-05T21:11:00Z">
        <w:del w:id="143" w:author="Hempel, Rolf" w:date="2017-06-06T09:57:00Z">
          <w:r w:rsidR="00CD61A6" w:rsidDel="006267A8">
            <w:rPr>
              <w:noProof/>
              <w:webHidden/>
            </w:rPr>
            <w:delText>24</w:delText>
          </w:r>
        </w:del>
      </w:ins>
      <w:ins w:id="144"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45" w:author="rolf" w:date="2017-06-05T18:05:00Z"/>
          <w:rFonts w:asciiTheme="minorHAnsi" w:eastAsiaTheme="minorEastAsia" w:hAnsiTheme="minorHAnsi" w:cstheme="minorBidi"/>
          <w:noProof/>
          <w:lang w:eastAsia="de-DE"/>
        </w:rPr>
      </w:pPr>
      <w:ins w:id="146"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"_Toc484449280"</w:instrText>
        </w:r>
        <w:r w:rsidRPr="00AC5742">
          <w:rPr>
            <w:rStyle w:val="Hyperlink"/>
            <w:noProof/>
          </w:rPr>
          <w:instrText xml:space="preserve"> </w:instrText>
        </w:r>
      </w:ins>
      <w:ins w:id="147" w:author="Hempel, Rolf" w:date="2017-06-06T09:58:00Z">
        <w:r w:rsidR="008D4877" w:rsidRPr="00AC5742">
          <w:rPr>
            <w:rStyle w:val="Hyperlink"/>
            <w:noProof/>
          </w:rPr>
        </w:r>
      </w:ins>
      <w:ins w:id="148" w:author="rolf" w:date="2017-06-05T18:05:00Z">
        <w:r w:rsidRPr="00AC5742">
          <w:rPr>
            <w:rStyle w:val="Hyperlink"/>
            <w:noProof/>
          </w:rPr>
          <w:fldChar w:fldCharType="separate"/>
        </w:r>
        <w:r w:rsidRPr="00AC5742">
          <w:rPr>
            <w:rStyle w:val="Hyperlink"/>
            <w:noProof/>
            <w:lang w:val="en-US"/>
          </w:rPr>
          <w:t>Appendix C: Determination of the Focal Length of the System</w:t>
        </w:r>
        <w:r>
          <w:rPr>
            <w:noProof/>
            <w:webHidden/>
          </w:rPr>
          <w:tab/>
        </w:r>
        <w:r>
          <w:rPr>
            <w:noProof/>
            <w:webHidden/>
          </w:rPr>
          <w:fldChar w:fldCharType="begin"/>
        </w:r>
        <w:r>
          <w:rPr>
            <w:noProof/>
            <w:webHidden/>
          </w:rPr>
          <w:instrText xml:space="preserve"> PAGEREF _Toc484449280 \h </w:instrText>
        </w:r>
      </w:ins>
      <w:r>
        <w:rPr>
          <w:noProof/>
          <w:webHidden/>
        </w:rPr>
      </w:r>
      <w:r>
        <w:rPr>
          <w:noProof/>
          <w:webHidden/>
        </w:rPr>
        <w:fldChar w:fldCharType="separate"/>
      </w:r>
      <w:ins w:id="149" w:author="Hempel, Rolf" w:date="2017-06-06T09:58:00Z">
        <w:r w:rsidR="008D4877">
          <w:rPr>
            <w:noProof/>
            <w:webHidden/>
          </w:rPr>
          <w:t>32</w:t>
        </w:r>
      </w:ins>
      <w:ins w:id="150" w:author="rolf" w:date="2017-06-05T21:11:00Z">
        <w:del w:id="151" w:author="Hempel, Rolf" w:date="2017-06-06T09:57:00Z">
          <w:r w:rsidR="00CD61A6" w:rsidDel="006267A8">
            <w:rPr>
              <w:noProof/>
              <w:webHidden/>
            </w:rPr>
            <w:delText>31</w:delText>
          </w:r>
        </w:del>
      </w:ins>
      <w:ins w:id="152" w:author="rolf" w:date="2017-06-05T18:05:00Z">
        <w:r>
          <w:rPr>
            <w:noProof/>
            <w:webHidden/>
          </w:rPr>
          <w:fldChar w:fldCharType="end"/>
        </w:r>
        <w:r w:rsidRPr="00AC5742">
          <w:rPr>
            <w:rStyle w:val="Hyperlink"/>
            <w:noProof/>
          </w:rPr>
          <w:fldChar w:fldCharType="end"/>
        </w:r>
      </w:ins>
    </w:p>
    <w:p w:rsidR="00B82B87" w:rsidRPr="00931F57" w:rsidDel="003879FD" w:rsidRDefault="00B82B87" w:rsidP="00B82B87">
      <w:pPr>
        <w:pStyle w:val="berschrift4"/>
        <w:rPr>
          <w:del w:id="153" w:author="rolf" w:date="2017-06-05T18:05:00Z"/>
          <w:rFonts w:asciiTheme="minorHAnsi" w:hAnsiTheme="minorHAnsi"/>
          <w:noProof/>
          <w:lang w:val="en-US"/>
        </w:rPr>
      </w:pPr>
    </w:p>
    <w:p w:rsidR="00B82B87" w:rsidDel="003879FD" w:rsidRDefault="00B82B87">
      <w:pPr>
        <w:pStyle w:val="Verzeichnis2"/>
        <w:tabs>
          <w:tab w:val="left" w:pos="660"/>
          <w:tab w:val="right" w:leader="dot" w:pos="9062"/>
        </w:tabs>
        <w:rPr>
          <w:del w:id="154" w:author="rolf" w:date="2017-06-05T18:05:00Z"/>
          <w:rFonts w:asciiTheme="minorHAnsi" w:eastAsiaTheme="minorEastAsia" w:hAnsiTheme="minorHAnsi" w:cstheme="minorBidi"/>
          <w:noProof/>
          <w:lang w:eastAsia="de-DE"/>
        </w:rPr>
      </w:pPr>
      <w:del w:id="155" w:author="rolf" w:date="2017-06-05T18:05:00Z">
        <w:r w:rsidRPr="003879FD" w:rsidDel="003879FD">
          <w:rPr>
            <w:noProof/>
            <w:rPrChange w:id="156" w:author="rolf" w:date="2017-06-05T18:05:00Z">
              <w:rPr>
                <w:rStyle w:val="Hyperlink"/>
                <w:noProof/>
                <w:lang w:val="en-US"/>
              </w:rPr>
            </w:rPrChange>
          </w:rPr>
          <w:delText>1.</w:delText>
        </w:r>
        <w:r w:rsidDel="003879FD">
          <w:rPr>
            <w:rFonts w:asciiTheme="minorHAnsi" w:eastAsiaTheme="minorEastAsia" w:hAnsiTheme="minorHAnsi" w:cstheme="minorBidi"/>
            <w:noProof/>
            <w:lang w:eastAsia="de-DE"/>
          </w:rPr>
          <w:tab/>
        </w:r>
        <w:r w:rsidRPr="003879FD" w:rsidDel="003879FD">
          <w:rPr>
            <w:noProof/>
            <w:rPrChange w:id="157" w:author="rolf" w:date="2017-06-05T18:05:00Z">
              <w:rPr>
                <w:rStyle w:val="Hyperlink"/>
                <w:noProof/>
                <w:lang w:val="en-US"/>
              </w:rPr>
            </w:rPrChange>
          </w:rPr>
          <w:delText>Introduction</w:delText>
        </w:r>
        <w:r w:rsidDel="003879FD">
          <w:rPr>
            <w:noProof/>
            <w:webHidden/>
          </w:rPr>
          <w:tab/>
        </w:r>
        <w:r w:rsidR="00170BDF" w:rsidDel="003879FD">
          <w:rPr>
            <w:noProof/>
            <w:webHidden/>
          </w:rPr>
          <w:delText>2</w:delText>
        </w:r>
      </w:del>
    </w:p>
    <w:p w:rsidR="00B82B87" w:rsidDel="003879FD" w:rsidRDefault="00B82B87">
      <w:pPr>
        <w:pStyle w:val="Verzeichnis2"/>
        <w:tabs>
          <w:tab w:val="left" w:pos="660"/>
          <w:tab w:val="right" w:leader="dot" w:pos="9062"/>
        </w:tabs>
        <w:rPr>
          <w:del w:id="158" w:author="rolf" w:date="2017-06-05T18:05:00Z"/>
          <w:rFonts w:asciiTheme="minorHAnsi" w:eastAsiaTheme="minorEastAsia" w:hAnsiTheme="minorHAnsi" w:cstheme="minorBidi"/>
          <w:noProof/>
          <w:lang w:eastAsia="de-DE"/>
        </w:rPr>
      </w:pPr>
      <w:del w:id="159" w:author="rolf" w:date="2017-06-05T18:05:00Z">
        <w:r w:rsidRPr="003879FD" w:rsidDel="003879FD">
          <w:rPr>
            <w:noProof/>
            <w:rPrChange w:id="160" w:author="rolf" w:date="2017-06-05T18:05:00Z">
              <w:rPr>
                <w:rStyle w:val="Hyperlink"/>
                <w:noProof/>
                <w:lang w:val="en-US"/>
              </w:rPr>
            </w:rPrChange>
          </w:rPr>
          <w:delText>2.</w:delText>
        </w:r>
        <w:r w:rsidDel="003879FD">
          <w:rPr>
            <w:rFonts w:asciiTheme="minorHAnsi" w:eastAsiaTheme="minorEastAsia" w:hAnsiTheme="minorHAnsi" w:cstheme="minorBidi"/>
            <w:noProof/>
            <w:lang w:eastAsia="de-DE"/>
          </w:rPr>
          <w:tab/>
        </w:r>
        <w:r w:rsidRPr="003879FD" w:rsidDel="003879FD">
          <w:rPr>
            <w:noProof/>
            <w:rPrChange w:id="161" w:author="rolf" w:date="2017-06-05T18:05:00Z">
              <w:rPr>
                <w:rStyle w:val="Hyperlink"/>
                <w:noProof/>
                <w:lang w:val="en-US"/>
              </w:rPr>
            </w:rPrChange>
          </w:rPr>
          <w:delText>System Requirements and Software Installation</w:delText>
        </w:r>
        <w:r w:rsidDel="003879FD">
          <w:rPr>
            <w:noProof/>
            <w:webHidden/>
          </w:rPr>
          <w:tab/>
        </w:r>
        <w:r w:rsidR="00170BDF" w:rsidDel="003879FD">
          <w:rPr>
            <w:noProof/>
            <w:webHidden/>
          </w:rPr>
          <w:delText>3</w:delText>
        </w:r>
      </w:del>
    </w:p>
    <w:p w:rsidR="00B82B87" w:rsidDel="003879FD" w:rsidRDefault="00B82B87">
      <w:pPr>
        <w:pStyle w:val="Verzeichnis2"/>
        <w:tabs>
          <w:tab w:val="left" w:pos="660"/>
          <w:tab w:val="right" w:leader="dot" w:pos="9062"/>
        </w:tabs>
        <w:rPr>
          <w:del w:id="162" w:author="rolf" w:date="2017-06-05T18:05:00Z"/>
          <w:rFonts w:asciiTheme="minorHAnsi" w:eastAsiaTheme="minorEastAsia" w:hAnsiTheme="minorHAnsi" w:cstheme="minorBidi"/>
          <w:noProof/>
          <w:lang w:eastAsia="de-DE"/>
        </w:rPr>
      </w:pPr>
      <w:del w:id="163" w:author="rolf" w:date="2017-06-05T18:05:00Z">
        <w:r w:rsidRPr="003879FD" w:rsidDel="003879FD">
          <w:rPr>
            <w:noProof/>
            <w:rPrChange w:id="164" w:author="rolf" w:date="2017-06-05T18:05:00Z">
              <w:rPr>
                <w:rStyle w:val="Hyperlink"/>
                <w:noProof/>
                <w:lang w:val="en-US"/>
              </w:rPr>
            </w:rPrChange>
          </w:rPr>
          <w:delText>3.</w:delText>
        </w:r>
        <w:r w:rsidDel="003879FD">
          <w:rPr>
            <w:rFonts w:asciiTheme="minorHAnsi" w:eastAsiaTheme="minorEastAsia" w:hAnsiTheme="minorHAnsi" w:cstheme="minorBidi"/>
            <w:noProof/>
            <w:lang w:eastAsia="de-DE"/>
          </w:rPr>
          <w:tab/>
        </w:r>
        <w:r w:rsidRPr="003879FD" w:rsidDel="003879FD">
          <w:rPr>
            <w:noProof/>
            <w:rPrChange w:id="165" w:author="rolf" w:date="2017-06-05T18:05:00Z">
              <w:rPr>
                <w:rStyle w:val="Hyperlink"/>
                <w:noProof/>
                <w:lang w:val="en-US"/>
              </w:rPr>
            </w:rPrChange>
          </w:rPr>
          <w:delText>Program Execution</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66" w:author="rolf" w:date="2017-06-05T18:05:00Z"/>
          <w:rFonts w:asciiTheme="minorHAnsi" w:eastAsiaTheme="minorEastAsia" w:hAnsiTheme="minorHAnsi" w:cstheme="minorBidi"/>
          <w:noProof/>
          <w:lang w:eastAsia="de-DE"/>
        </w:rPr>
      </w:pPr>
      <w:del w:id="167" w:author="rolf" w:date="2017-06-05T18:05:00Z">
        <w:r w:rsidRPr="003879FD" w:rsidDel="003879FD">
          <w:rPr>
            <w:noProof/>
            <w:rPrChange w:id="168" w:author="rolf" w:date="2017-06-05T18:05:00Z">
              <w:rPr>
                <w:rStyle w:val="Hyperlink"/>
                <w:noProof/>
                <w:lang w:val="en-US"/>
              </w:rPr>
            </w:rPrChange>
          </w:rPr>
          <w:delText>3.1</w:delText>
        </w:r>
        <w:r w:rsidDel="003879FD">
          <w:rPr>
            <w:rFonts w:asciiTheme="minorHAnsi" w:eastAsiaTheme="minorEastAsia" w:hAnsiTheme="minorHAnsi" w:cstheme="minorBidi"/>
            <w:noProof/>
            <w:lang w:eastAsia="de-DE"/>
          </w:rPr>
          <w:tab/>
        </w:r>
        <w:r w:rsidRPr="003879FD" w:rsidDel="003879FD">
          <w:rPr>
            <w:noProof/>
            <w:rPrChange w:id="169" w:author="rolf" w:date="2017-06-05T18:05:00Z">
              <w:rPr>
                <w:rStyle w:val="Hyperlink"/>
                <w:noProof/>
                <w:lang w:val="en-US"/>
              </w:rPr>
            </w:rPrChange>
          </w:rPr>
          <w:delText>Configuration at First Program Launch</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70" w:author="rolf" w:date="2017-06-05T18:05:00Z"/>
          <w:rFonts w:asciiTheme="minorHAnsi" w:eastAsiaTheme="minorEastAsia" w:hAnsiTheme="minorHAnsi" w:cstheme="minorBidi"/>
          <w:noProof/>
          <w:lang w:eastAsia="de-DE"/>
        </w:rPr>
      </w:pPr>
      <w:del w:id="171" w:author="rolf" w:date="2017-06-05T18:05:00Z">
        <w:r w:rsidRPr="003879FD" w:rsidDel="003879FD">
          <w:rPr>
            <w:noProof/>
            <w:rPrChange w:id="172" w:author="rolf" w:date="2017-06-05T18:05:00Z">
              <w:rPr>
                <w:rStyle w:val="Hyperlink"/>
                <w:noProof/>
                <w:lang w:val="en-US"/>
              </w:rPr>
            </w:rPrChange>
          </w:rPr>
          <w:delText>3.2</w:delText>
        </w:r>
        <w:r w:rsidDel="003879FD">
          <w:rPr>
            <w:rFonts w:asciiTheme="minorHAnsi" w:eastAsiaTheme="minorEastAsia" w:hAnsiTheme="minorHAnsi" w:cstheme="minorBidi"/>
            <w:noProof/>
            <w:lang w:eastAsia="de-DE"/>
          </w:rPr>
          <w:tab/>
        </w:r>
        <w:r w:rsidRPr="003879FD" w:rsidDel="003879FD">
          <w:rPr>
            <w:noProof/>
            <w:rPrChange w:id="173" w:author="rolf" w:date="2017-06-05T18:05:00Z">
              <w:rPr>
                <w:rStyle w:val="Hyperlink"/>
                <w:noProof/>
                <w:lang w:val="en-US"/>
              </w:rPr>
            </w:rPrChange>
          </w:rPr>
          <w:delText>Choosing the ASCOM Hub</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74" w:author="rolf" w:date="2017-06-05T18:05:00Z"/>
          <w:rFonts w:asciiTheme="minorHAnsi" w:eastAsiaTheme="minorEastAsia" w:hAnsiTheme="minorHAnsi" w:cstheme="minorBidi"/>
          <w:noProof/>
          <w:lang w:eastAsia="de-DE"/>
        </w:rPr>
      </w:pPr>
      <w:del w:id="175" w:author="rolf" w:date="2017-06-05T18:05:00Z">
        <w:r w:rsidRPr="003879FD" w:rsidDel="003879FD">
          <w:rPr>
            <w:noProof/>
            <w:rPrChange w:id="176" w:author="rolf" w:date="2017-06-05T18:05:00Z">
              <w:rPr>
                <w:rStyle w:val="Hyperlink"/>
                <w:noProof/>
                <w:lang w:val="en-US"/>
              </w:rPr>
            </w:rPrChange>
          </w:rPr>
          <w:delText>3.3</w:delText>
        </w:r>
        <w:r w:rsidDel="003879FD">
          <w:rPr>
            <w:rFonts w:asciiTheme="minorHAnsi" w:eastAsiaTheme="minorEastAsia" w:hAnsiTheme="minorHAnsi" w:cstheme="minorBidi"/>
            <w:noProof/>
            <w:lang w:eastAsia="de-DE"/>
          </w:rPr>
          <w:tab/>
        </w:r>
        <w:r w:rsidRPr="003879FD" w:rsidDel="003879FD">
          <w:rPr>
            <w:noProof/>
            <w:rPrChange w:id="177" w:author="rolf" w:date="2017-06-05T18:05:00Z">
              <w:rPr>
                <w:rStyle w:val="Hyperlink"/>
                <w:noProof/>
                <w:lang w:val="en-US"/>
              </w:rPr>
            </w:rPrChange>
          </w:rPr>
          <w:delText>Layout of the Main Window</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78" w:author="rolf" w:date="2017-06-05T18:05:00Z"/>
          <w:rFonts w:asciiTheme="minorHAnsi" w:eastAsiaTheme="minorEastAsia" w:hAnsiTheme="minorHAnsi" w:cstheme="minorBidi"/>
          <w:noProof/>
          <w:lang w:eastAsia="de-DE"/>
        </w:rPr>
      </w:pPr>
      <w:del w:id="179" w:author="rolf" w:date="2017-06-05T18:05:00Z">
        <w:r w:rsidRPr="003879FD" w:rsidDel="003879FD">
          <w:rPr>
            <w:noProof/>
            <w:rPrChange w:id="180" w:author="rolf" w:date="2017-06-05T18:05:00Z">
              <w:rPr>
                <w:rStyle w:val="Hyperlink"/>
                <w:noProof/>
                <w:lang w:val="en-US"/>
              </w:rPr>
            </w:rPrChange>
          </w:rPr>
          <w:delText>3.4</w:delText>
        </w:r>
        <w:r w:rsidDel="003879FD">
          <w:rPr>
            <w:rFonts w:asciiTheme="minorHAnsi" w:eastAsiaTheme="minorEastAsia" w:hAnsiTheme="minorHAnsi" w:cstheme="minorBidi"/>
            <w:noProof/>
            <w:lang w:eastAsia="de-DE"/>
          </w:rPr>
          <w:tab/>
        </w:r>
        <w:r w:rsidRPr="003879FD" w:rsidDel="003879FD">
          <w:rPr>
            <w:noProof/>
            <w:rPrChange w:id="181" w:author="rolf" w:date="2017-06-05T18:05:00Z">
              <w:rPr>
                <w:rStyle w:val="Hyperlink"/>
                <w:noProof/>
                <w:lang w:val="en-US"/>
              </w:rPr>
            </w:rPrChange>
          </w:rPr>
          <w:delText>Selecting a Landmark on the Moon for Mount Alignment</w:delText>
        </w:r>
        <w:r w:rsidDel="003879FD">
          <w:rPr>
            <w:noProof/>
            <w:webHidden/>
          </w:rPr>
          <w:tab/>
        </w:r>
        <w:r w:rsidR="00170BDF" w:rsidDel="003879FD">
          <w:rPr>
            <w:noProof/>
            <w:webHidden/>
          </w:rPr>
          <w:delText>7</w:delText>
        </w:r>
      </w:del>
    </w:p>
    <w:p w:rsidR="00B82B87" w:rsidDel="003879FD" w:rsidRDefault="00B82B87">
      <w:pPr>
        <w:pStyle w:val="Verzeichnis3"/>
        <w:tabs>
          <w:tab w:val="left" w:pos="1100"/>
          <w:tab w:val="right" w:leader="dot" w:pos="9062"/>
        </w:tabs>
        <w:rPr>
          <w:del w:id="182" w:author="rolf" w:date="2017-06-05T18:05:00Z"/>
          <w:rFonts w:asciiTheme="minorHAnsi" w:eastAsiaTheme="minorEastAsia" w:hAnsiTheme="minorHAnsi" w:cstheme="minorBidi"/>
          <w:noProof/>
          <w:lang w:eastAsia="de-DE"/>
        </w:rPr>
      </w:pPr>
      <w:del w:id="183" w:author="rolf" w:date="2017-06-05T18:05:00Z">
        <w:r w:rsidRPr="003879FD" w:rsidDel="003879FD">
          <w:rPr>
            <w:noProof/>
            <w:rPrChange w:id="184" w:author="rolf" w:date="2017-06-05T18:05:00Z">
              <w:rPr>
                <w:rStyle w:val="Hyperlink"/>
                <w:noProof/>
                <w:lang w:val="en-US"/>
              </w:rPr>
            </w:rPrChange>
          </w:rPr>
          <w:delText>3.5</w:delText>
        </w:r>
        <w:r w:rsidDel="003879FD">
          <w:rPr>
            <w:rFonts w:asciiTheme="minorHAnsi" w:eastAsiaTheme="minorEastAsia" w:hAnsiTheme="minorHAnsi" w:cstheme="minorBidi"/>
            <w:noProof/>
            <w:lang w:eastAsia="de-DE"/>
          </w:rPr>
          <w:tab/>
        </w:r>
        <w:r w:rsidRPr="003879FD" w:rsidDel="003879FD">
          <w:rPr>
            <w:noProof/>
            <w:rPrChange w:id="185" w:author="rolf" w:date="2017-06-05T18:05:00Z">
              <w:rPr>
                <w:rStyle w:val="Hyperlink"/>
                <w:noProof/>
                <w:lang w:val="en-US"/>
              </w:rPr>
            </w:rPrChange>
          </w:rPr>
          <w:delText>Camera Rotation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86" w:author="rolf" w:date="2017-06-05T18:05:00Z"/>
          <w:rFonts w:asciiTheme="minorHAnsi" w:eastAsiaTheme="minorEastAsia" w:hAnsiTheme="minorHAnsi" w:cstheme="minorBidi"/>
          <w:noProof/>
          <w:lang w:eastAsia="de-DE"/>
        </w:rPr>
      </w:pPr>
      <w:del w:id="187" w:author="rolf" w:date="2017-06-05T18:05:00Z">
        <w:r w:rsidRPr="003879FD" w:rsidDel="003879FD">
          <w:rPr>
            <w:noProof/>
            <w:rPrChange w:id="188" w:author="rolf" w:date="2017-06-05T18:05:00Z">
              <w:rPr>
                <w:rStyle w:val="Hyperlink"/>
                <w:noProof/>
                <w:lang w:val="en-US"/>
              </w:rPr>
            </w:rPrChange>
          </w:rPr>
          <w:delText>3.6</w:delText>
        </w:r>
        <w:r w:rsidDel="003879FD">
          <w:rPr>
            <w:rFonts w:asciiTheme="minorHAnsi" w:eastAsiaTheme="minorEastAsia" w:hAnsiTheme="minorHAnsi" w:cstheme="minorBidi"/>
            <w:noProof/>
            <w:lang w:eastAsia="de-DE"/>
          </w:rPr>
          <w:tab/>
        </w:r>
        <w:r w:rsidRPr="003879FD" w:rsidDel="003879FD">
          <w:rPr>
            <w:noProof/>
            <w:rPrChange w:id="189" w:author="rolf" w:date="2017-06-05T18:05:00Z">
              <w:rPr>
                <w:rStyle w:val="Hyperlink"/>
                <w:noProof/>
                <w:lang w:val="en-US"/>
              </w:rPr>
            </w:rPrChange>
          </w:rPr>
          <w:delText>Selection and Positioning of the Focus Area</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90" w:author="rolf" w:date="2017-06-05T18:05:00Z"/>
          <w:rFonts w:asciiTheme="minorHAnsi" w:eastAsiaTheme="minorEastAsia" w:hAnsiTheme="minorHAnsi" w:cstheme="minorBidi"/>
          <w:noProof/>
          <w:lang w:eastAsia="de-DE"/>
        </w:rPr>
      </w:pPr>
      <w:del w:id="191" w:author="rolf" w:date="2017-06-05T18:05:00Z">
        <w:r w:rsidRPr="003879FD" w:rsidDel="003879FD">
          <w:rPr>
            <w:noProof/>
            <w:rPrChange w:id="192" w:author="rolf" w:date="2017-06-05T18:05:00Z">
              <w:rPr>
                <w:rStyle w:val="Hyperlink"/>
                <w:noProof/>
                <w:lang w:val="en-US"/>
              </w:rPr>
            </w:rPrChange>
          </w:rPr>
          <w:delText>3.7</w:delText>
        </w:r>
        <w:r w:rsidDel="003879FD">
          <w:rPr>
            <w:rFonts w:asciiTheme="minorHAnsi" w:eastAsiaTheme="minorEastAsia" w:hAnsiTheme="minorHAnsi" w:cstheme="minorBidi"/>
            <w:noProof/>
            <w:lang w:eastAsia="de-DE"/>
          </w:rPr>
          <w:tab/>
        </w:r>
        <w:r w:rsidRPr="003879FD" w:rsidDel="003879FD">
          <w:rPr>
            <w:noProof/>
            <w:rPrChange w:id="193" w:author="rolf" w:date="2017-06-05T18:05:00Z">
              <w:rPr>
                <w:rStyle w:val="Hyperlink"/>
                <w:noProof/>
                <w:lang w:val="en-US"/>
              </w:rPr>
            </w:rPrChange>
          </w:rPr>
          <w:delText>Image Acquisition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94" w:author="rolf" w:date="2017-06-05T18:05:00Z"/>
          <w:rFonts w:asciiTheme="minorHAnsi" w:eastAsiaTheme="minorEastAsia" w:hAnsiTheme="minorHAnsi" w:cstheme="minorBidi"/>
          <w:noProof/>
          <w:lang w:eastAsia="de-DE"/>
        </w:rPr>
      </w:pPr>
      <w:del w:id="195" w:author="rolf" w:date="2017-06-05T18:05:00Z">
        <w:r w:rsidRPr="003879FD" w:rsidDel="003879FD">
          <w:rPr>
            <w:noProof/>
            <w:rPrChange w:id="196" w:author="rolf" w:date="2017-06-05T18:05:00Z">
              <w:rPr>
                <w:rStyle w:val="Hyperlink"/>
                <w:noProof/>
                <w:lang w:val="en-US"/>
              </w:rPr>
            </w:rPrChange>
          </w:rPr>
          <w:delText>3.8</w:delText>
        </w:r>
        <w:r w:rsidDel="003879FD">
          <w:rPr>
            <w:rFonts w:asciiTheme="minorHAnsi" w:eastAsiaTheme="minorEastAsia" w:hAnsiTheme="minorHAnsi" w:cstheme="minorBidi"/>
            <w:noProof/>
            <w:lang w:eastAsia="de-DE"/>
          </w:rPr>
          <w:tab/>
        </w:r>
        <w:r w:rsidRPr="003879FD" w:rsidDel="003879FD">
          <w:rPr>
            <w:noProof/>
            <w:rPrChange w:id="197" w:author="rolf" w:date="2017-06-05T18:05:00Z">
              <w:rPr>
                <w:rStyle w:val="Hyperlink"/>
                <w:noProof/>
                <w:lang w:val="en-US"/>
              </w:rPr>
            </w:rPrChange>
          </w:rPr>
          <w:delText>Determining and Correcting the Coordinate System Drift</w:delText>
        </w:r>
        <w:r w:rsidDel="003879FD">
          <w:rPr>
            <w:noProof/>
            <w:webHidden/>
          </w:rPr>
          <w:tab/>
        </w:r>
        <w:r w:rsidR="00170BDF" w:rsidDel="003879FD">
          <w:rPr>
            <w:noProof/>
            <w:webHidden/>
          </w:rPr>
          <w:delText>11</w:delText>
        </w:r>
      </w:del>
    </w:p>
    <w:p w:rsidR="00B82B87" w:rsidDel="003879FD" w:rsidRDefault="00B82B87">
      <w:pPr>
        <w:pStyle w:val="Verzeichnis3"/>
        <w:tabs>
          <w:tab w:val="left" w:pos="1100"/>
          <w:tab w:val="right" w:leader="dot" w:pos="9062"/>
        </w:tabs>
        <w:rPr>
          <w:del w:id="198" w:author="rolf" w:date="2017-06-05T18:05:00Z"/>
          <w:rFonts w:asciiTheme="minorHAnsi" w:eastAsiaTheme="minorEastAsia" w:hAnsiTheme="minorHAnsi" w:cstheme="minorBidi"/>
          <w:noProof/>
          <w:lang w:eastAsia="de-DE"/>
        </w:rPr>
      </w:pPr>
      <w:del w:id="199" w:author="rolf" w:date="2017-06-05T18:05:00Z">
        <w:r w:rsidRPr="003879FD" w:rsidDel="003879FD">
          <w:rPr>
            <w:noProof/>
            <w:rPrChange w:id="200" w:author="rolf" w:date="2017-06-05T18:05:00Z">
              <w:rPr>
                <w:rStyle w:val="Hyperlink"/>
                <w:noProof/>
                <w:lang w:val="en-US"/>
              </w:rPr>
            </w:rPrChange>
          </w:rPr>
          <w:delText>3.9</w:delText>
        </w:r>
        <w:r w:rsidDel="003879FD">
          <w:rPr>
            <w:rFonts w:asciiTheme="minorHAnsi" w:eastAsiaTheme="minorEastAsia" w:hAnsiTheme="minorHAnsi" w:cstheme="minorBidi"/>
            <w:noProof/>
            <w:lang w:eastAsia="de-DE"/>
          </w:rPr>
          <w:tab/>
        </w:r>
        <w:r w:rsidRPr="003879FD" w:rsidDel="003879FD">
          <w:rPr>
            <w:noProof/>
            <w:rPrChange w:id="201" w:author="rolf" w:date="2017-06-05T18:05:00Z">
              <w:rPr>
                <w:rStyle w:val="Hyperlink"/>
                <w:noProof/>
                <w:lang w:val="en-US"/>
              </w:rPr>
            </w:rPrChange>
          </w:rPr>
          <w:delText>End of Program</w:delText>
        </w:r>
        <w:r w:rsidDel="003879FD">
          <w:rPr>
            <w:noProof/>
            <w:webHidden/>
          </w:rPr>
          <w:tab/>
        </w:r>
        <w:r w:rsidR="00170BDF" w:rsidDel="003879FD">
          <w:rPr>
            <w:noProof/>
            <w:webHidden/>
          </w:rPr>
          <w:delText>13</w:delText>
        </w:r>
      </w:del>
    </w:p>
    <w:p w:rsidR="00B82B87" w:rsidDel="003879FD" w:rsidRDefault="00B82B87">
      <w:pPr>
        <w:pStyle w:val="Verzeichnis2"/>
        <w:tabs>
          <w:tab w:val="right" w:leader="dot" w:pos="9062"/>
        </w:tabs>
        <w:rPr>
          <w:del w:id="202" w:author="rolf" w:date="2017-06-05T18:05:00Z"/>
          <w:rFonts w:asciiTheme="minorHAnsi" w:eastAsiaTheme="minorEastAsia" w:hAnsiTheme="minorHAnsi" w:cstheme="minorBidi"/>
          <w:noProof/>
          <w:lang w:eastAsia="de-DE"/>
        </w:rPr>
      </w:pPr>
      <w:del w:id="203" w:author="rolf" w:date="2017-06-05T18:05:00Z">
        <w:r w:rsidRPr="003879FD" w:rsidDel="003879FD">
          <w:rPr>
            <w:noProof/>
            <w:rPrChange w:id="204" w:author="rolf" w:date="2017-06-05T18:05:00Z">
              <w:rPr>
                <w:rStyle w:val="Hyperlink"/>
                <w:noProof/>
                <w:lang w:val="en-US"/>
              </w:rPr>
            </w:rPrChange>
          </w:rPr>
          <w:delText>Appendix A: Parameters at the Configuration Dialog</w:delText>
        </w:r>
        <w:r w:rsidDel="003879FD">
          <w:rPr>
            <w:noProof/>
            <w:webHidden/>
          </w:rPr>
          <w:tab/>
        </w:r>
        <w:r w:rsidR="00170BDF" w:rsidDel="003879FD">
          <w:rPr>
            <w:noProof/>
            <w:webHidden/>
          </w:rPr>
          <w:delText>15</w:delText>
        </w:r>
      </w:del>
    </w:p>
    <w:p w:rsidR="00B82B87" w:rsidDel="003879FD" w:rsidRDefault="00B82B87">
      <w:pPr>
        <w:pStyle w:val="Verzeichnis2"/>
        <w:tabs>
          <w:tab w:val="right" w:leader="dot" w:pos="9062"/>
        </w:tabs>
        <w:rPr>
          <w:del w:id="205" w:author="rolf" w:date="2017-06-05T18:05:00Z"/>
          <w:rFonts w:asciiTheme="minorHAnsi" w:eastAsiaTheme="minorEastAsia" w:hAnsiTheme="minorHAnsi" w:cstheme="minorBidi"/>
          <w:noProof/>
          <w:lang w:eastAsia="de-DE"/>
        </w:rPr>
      </w:pPr>
      <w:del w:id="206" w:author="rolf" w:date="2017-06-05T18:05:00Z">
        <w:r w:rsidRPr="003879FD" w:rsidDel="003879FD">
          <w:rPr>
            <w:noProof/>
            <w:rPrChange w:id="207" w:author="rolf" w:date="2017-06-05T18:05:00Z">
              <w:rPr>
                <w:rStyle w:val="Hyperlink"/>
                <w:noProof/>
                <w:lang w:val="en-US"/>
              </w:rPr>
            </w:rPrChange>
          </w:rPr>
          <w:lastRenderedPageBreak/>
          <w:delText>Appendix B: Algorithms Used by the Program</w:delText>
        </w:r>
        <w:r w:rsidDel="003879FD">
          <w:rPr>
            <w:noProof/>
            <w:webHidden/>
          </w:rPr>
          <w:tab/>
        </w:r>
        <w:r w:rsidR="00170BDF" w:rsidDel="003879FD">
          <w:rPr>
            <w:noProof/>
            <w:webHidden/>
          </w:rPr>
          <w:delText>20</w:delText>
        </w:r>
      </w:del>
    </w:p>
    <w:p w:rsidR="00B82B87" w:rsidDel="003879FD" w:rsidRDefault="00B82B87">
      <w:pPr>
        <w:pStyle w:val="Verzeichnis2"/>
        <w:tabs>
          <w:tab w:val="right" w:leader="dot" w:pos="9062"/>
        </w:tabs>
        <w:rPr>
          <w:del w:id="208" w:author="rolf" w:date="2017-06-05T18:05:00Z"/>
          <w:rFonts w:asciiTheme="minorHAnsi" w:eastAsiaTheme="minorEastAsia" w:hAnsiTheme="minorHAnsi" w:cstheme="minorBidi"/>
          <w:noProof/>
          <w:lang w:eastAsia="de-DE"/>
        </w:rPr>
      </w:pPr>
      <w:del w:id="209" w:author="rolf" w:date="2017-06-05T18:05:00Z">
        <w:r w:rsidRPr="003879FD" w:rsidDel="003879FD">
          <w:rPr>
            <w:noProof/>
            <w:rPrChange w:id="210" w:author="rolf" w:date="2017-06-05T18:05:00Z">
              <w:rPr>
                <w:rStyle w:val="Hyperlink"/>
                <w:noProof/>
                <w:lang w:val="en-US"/>
              </w:rPr>
            </w:rPrChange>
          </w:rPr>
          <w:delText>Appendix C: Determination of the Focal Length of the System</w:delText>
        </w:r>
        <w:r w:rsidDel="003879FD">
          <w:rPr>
            <w:noProof/>
            <w:webHidden/>
          </w:rPr>
          <w:tab/>
        </w:r>
        <w:r w:rsidR="00170BDF" w:rsidDel="003879FD">
          <w:rPr>
            <w:noProof/>
            <w:webHidden/>
          </w:rPr>
          <w:delText>27</w:delText>
        </w:r>
      </w:del>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11" w:name="_Toc484449257"/>
      <w:r w:rsidRPr="002B5809">
        <w:rPr>
          <w:lang w:val="en-US"/>
        </w:rPr>
        <w:t>Introduction</w:t>
      </w:r>
      <w:bookmarkEnd w:id="211"/>
    </w:p>
    <w:p w:rsidR="00205819" w:rsidRDefault="00205819" w:rsidP="00767520">
      <w:pPr>
        <w:rPr>
          <w:lang w:val="en-US"/>
        </w:rPr>
      </w:pPr>
      <w:r>
        <w:rPr>
          <w:lang w:val="en-US"/>
        </w:rPr>
        <w:t xml:space="preserve">MoonPanoramaMaker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MoonPanoramaMaker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del w:id="212" w:author="rolf" w:date="2017-06-05T20:54:00Z">
        <w:r w:rsidR="00ED585E" w:rsidRPr="002B5809" w:rsidDel="00E36242">
          <w:rPr>
            <w:lang w:val="en-US"/>
          </w:rPr>
          <w:delText xml:space="preserve">“ </w:delText>
        </w:r>
      </w:del>
      <w:ins w:id="213" w:author="rolf" w:date="2017-06-05T20:54:00Z">
        <w:r w:rsidR="00E36242">
          <w:rPr>
            <w:lang w:val="en-US"/>
          </w:rPr>
          <w:t>”</w:t>
        </w:r>
        <w:r w:rsidR="00E36242" w:rsidRPr="002B5809">
          <w:rPr>
            <w:lang w:val="en-US"/>
          </w:rPr>
          <w:t xml:space="preserve"> </w:t>
        </w:r>
      </w:ins>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MoonPanoramaMaker</w:t>
      </w:r>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r w:rsidRPr="002B5809">
        <w:rPr>
          <w:lang w:val="en-US"/>
        </w:rPr>
        <w:t>MoonPanoramaMaker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r w:rsidR="00F015B2" w:rsidRPr="002B5809">
        <w:rPr>
          <w:lang w:val="en-US"/>
        </w:rPr>
        <w:t>MoonPanoramaMaker moves the telescope to the next ti</w:t>
      </w:r>
      <w:r w:rsidR="003A5E4E">
        <w:rPr>
          <w:lang w:val="en-US"/>
        </w:rPr>
        <w:t xml:space="preserve">le. In fully automatic mode </w:t>
      </w:r>
      <w:r w:rsidR="00F015B2" w:rsidRPr="002B5809">
        <w:rPr>
          <w:lang w:val="en-US"/>
        </w:rPr>
        <w:t>MoonPanoramaMaker controls both the telescope and camera, by triggering the external camera control software FireCapture.</w:t>
      </w:r>
    </w:p>
    <w:p w:rsidR="00F015B2" w:rsidRDefault="00F015B2" w:rsidP="00767520">
      <w:pPr>
        <w:rPr>
          <w:ins w:id="214" w:author="rolf" w:date="2017-06-05T15:36:00Z"/>
          <w:lang w:val="en-US"/>
        </w:rPr>
      </w:pPr>
    </w:p>
    <w:p w:rsidR="00D547DB" w:rsidRDefault="00D547DB">
      <w:pPr>
        <w:pStyle w:val="berschrift2"/>
        <w:rPr>
          <w:ins w:id="215" w:author="rolf" w:date="2017-06-05T15:36:00Z"/>
          <w:lang w:val="en-US"/>
        </w:rPr>
        <w:pPrChange w:id="216" w:author="rolf" w:date="2017-06-05T15:36:00Z">
          <w:pPr/>
        </w:pPrChange>
      </w:pPr>
      <w:bookmarkStart w:id="217" w:name="_Toc484449258"/>
      <w:ins w:id="218" w:author="rolf" w:date="2017-06-05T15:36:00Z">
        <w:r>
          <w:rPr>
            <w:lang w:val="en-US"/>
          </w:rPr>
          <w:t>Changelog</w:t>
        </w:r>
        <w:bookmarkEnd w:id="217"/>
      </w:ins>
    </w:p>
    <w:p w:rsidR="00D547DB" w:rsidRPr="00D547DB" w:rsidRDefault="00D547DB" w:rsidP="00D547DB">
      <w:pPr>
        <w:pStyle w:val="Listenabsatz"/>
        <w:keepNext/>
        <w:numPr>
          <w:ilvl w:val="0"/>
          <w:numId w:val="29"/>
        </w:numPr>
        <w:spacing w:before="240" w:after="60"/>
        <w:contextualSpacing w:val="0"/>
        <w:outlineLvl w:val="2"/>
        <w:rPr>
          <w:ins w:id="219"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220"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221" w:author="rolf" w:date="2017-06-05T15:37:00Z"/>
          <w:rFonts w:ascii="Arial" w:eastAsiaTheme="majorEastAsia" w:hAnsi="Arial" w:cstheme="majorBidi"/>
          <w:b/>
          <w:bCs/>
          <w:vanish/>
          <w:sz w:val="26"/>
          <w:szCs w:val="26"/>
          <w:lang w:val="en-US" w:eastAsia="de-DE"/>
        </w:rPr>
      </w:pPr>
      <w:bookmarkStart w:id="222" w:name="_Toc484449259"/>
      <w:bookmarkEnd w:id="222"/>
    </w:p>
    <w:p w:rsidR="00D547DB" w:rsidRPr="00D547DB" w:rsidRDefault="00D547DB" w:rsidP="00D547DB">
      <w:pPr>
        <w:pStyle w:val="Listenabsatz"/>
        <w:keepNext/>
        <w:numPr>
          <w:ilvl w:val="1"/>
          <w:numId w:val="29"/>
        </w:numPr>
        <w:spacing w:before="240" w:after="60"/>
        <w:contextualSpacing w:val="0"/>
        <w:outlineLvl w:val="2"/>
        <w:rPr>
          <w:ins w:id="223" w:author="rolf" w:date="2017-06-05T15:37:00Z"/>
          <w:rFonts w:ascii="Arial" w:eastAsiaTheme="majorEastAsia" w:hAnsi="Arial" w:cstheme="majorBidi"/>
          <w:b/>
          <w:bCs/>
          <w:vanish/>
          <w:sz w:val="26"/>
          <w:szCs w:val="26"/>
          <w:lang w:val="en-US" w:eastAsia="de-DE"/>
        </w:rPr>
      </w:pPr>
      <w:bookmarkStart w:id="224" w:name="_Toc484449260"/>
      <w:bookmarkEnd w:id="224"/>
    </w:p>
    <w:p w:rsidR="00D547DB" w:rsidRDefault="00075AD1">
      <w:pPr>
        <w:pStyle w:val="berschrift3"/>
        <w:rPr>
          <w:ins w:id="225" w:author="rolf" w:date="2017-06-05T15:37:00Z"/>
          <w:lang w:val="en-US"/>
        </w:rPr>
        <w:pPrChange w:id="226" w:author="rolf" w:date="2017-06-05T15:37:00Z">
          <w:pPr/>
        </w:pPrChange>
      </w:pPr>
      <w:bookmarkStart w:id="227" w:name="_Toc484449261"/>
      <w:ins w:id="228" w:author="rolf" w:date="2017-06-05T15:37:00Z">
        <w:r>
          <w:rPr>
            <w:lang w:val="en-US"/>
          </w:rPr>
          <w:t>Changes since version 0.9.3 (October 2016)</w:t>
        </w:r>
        <w:bookmarkEnd w:id="227"/>
      </w:ins>
    </w:p>
    <w:p w:rsidR="00075AD1" w:rsidRDefault="00075AD1">
      <w:pPr>
        <w:pStyle w:val="Listenabsatz"/>
        <w:numPr>
          <w:ilvl w:val="0"/>
          <w:numId w:val="41"/>
        </w:numPr>
        <w:rPr>
          <w:ins w:id="229" w:author="rolf" w:date="2017-06-05T15:41:00Z"/>
          <w:lang w:val="en-US" w:eastAsia="de-DE"/>
        </w:rPr>
        <w:pPrChange w:id="230" w:author="rolf" w:date="2017-06-05T15:39:00Z">
          <w:pPr/>
        </w:pPrChange>
      </w:pPr>
      <w:ins w:id="231" w:author="rolf" w:date="2017-06-05T15:39:00Z">
        <w:r>
          <w:rPr>
            <w:lang w:val="en-US" w:eastAsia="de-DE"/>
          </w:rPr>
          <w:t>Intro</w:t>
        </w:r>
        <w:r w:rsidR="00F16035">
          <w:rPr>
            <w:lang w:val="en-US" w:eastAsia="de-DE"/>
          </w:rPr>
          <w:t xml:space="preserve">duction of </w:t>
        </w:r>
        <w:del w:id="232" w:author="Hempel, Rolf" w:date="2017-06-06T09:16:00Z">
          <w:r w:rsidR="00F16035" w:rsidDel="003A3CCB">
            <w:rPr>
              <w:lang w:val="en-US" w:eastAsia="de-DE"/>
            </w:rPr>
            <w:delText>A</w:delText>
          </w:r>
        </w:del>
      </w:ins>
      <w:ins w:id="233" w:author="Hempel, Rolf" w:date="2017-06-06T09:16:00Z">
        <w:r w:rsidR="003A3CCB">
          <w:rPr>
            <w:lang w:val="en-US" w:eastAsia="de-DE"/>
          </w:rPr>
          <w:t>a</w:t>
        </w:r>
      </w:ins>
      <w:ins w:id="234" w:author="rolf" w:date="2017-06-05T15:39:00Z">
        <w:r w:rsidR="00F16035">
          <w:rPr>
            <w:lang w:val="en-US" w:eastAsia="de-DE"/>
          </w:rPr>
          <w:t xml:space="preserve">uto-alignment (see </w:t>
        </w:r>
      </w:ins>
      <w:ins w:id="235" w:author="rolf" w:date="2017-06-05T19:50:00Z">
        <w:r w:rsidR="00F16035">
          <w:rPr>
            <w:lang w:val="en-US" w:eastAsia="de-DE"/>
          </w:rPr>
          <w:t>S</w:t>
        </w:r>
      </w:ins>
      <w:ins w:id="236" w:author="rolf" w:date="2017-06-05T15:39:00Z">
        <w:r>
          <w:rPr>
            <w:lang w:val="en-US" w:eastAsia="de-DE"/>
          </w:rPr>
          <w:t xml:space="preserve">ection </w:t>
        </w:r>
      </w:ins>
      <w:ins w:id="237" w:author="rolf" w:date="2017-06-05T19:50:00Z">
        <w:r w:rsidR="00F16035">
          <w:rPr>
            <w:lang w:val="en-US" w:eastAsia="de-DE"/>
          </w:rPr>
          <w:fldChar w:fldCharType="begin"/>
        </w:r>
        <w:r w:rsidR="00F16035">
          <w:rPr>
            <w:lang w:val="en-US" w:eastAsia="de-DE"/>
          </w:rPr>
          <w:instrText xml:space="preserve"> REF _Ref484455529 \r \h </w:instrText>
        </w:r>
      </w:ins>
      <w:r w:rsidR="00F16035">
        <w:rPr>
          <w:lang w:val="en-US" w:eastAsia="de-DE"/>
        </w:rPr>
      </w:r>
      <w:r w:rsidR="00F16035">
        <w:rPr>
          <w:lang w:val="en-US" w:eastAsia="de-DE"/>
        </w:rPr>
        <w:fldChar w:fldCharType="separate"/>
      </w:r>
      <w:ins w:id="238" w:author="Hempel, Rolf" w:date="2017-06-06T09:57:00Z">
        <w:r w:rsidR="006267A8">
          <w:rPr>
            <w:lang w:val="en-US" w:eastAsia="de-DE"/>
          </w:rPr>
          <w:t>4.9</w:t>
        </w:r>
      </w:ins>
      <w:ins w:id="239" w:author="rolf" w:date="2017-06-05T19:50:00Z">
        <w:r w:rsidR="00F16035">
          <w:rPr>
            <w:lang w:val="en-US" w:eastAsia="de-DE"/>
          </w:rPr>
          <w:fldChar w:fldCharType="end"/>
        </w:r>
      </w:ins>
      <w:ins w:id="240" w:author="rolf" w:date="2017-06-05T15:39:00Z">
        <w:r>
          <w:rPr>
            <w:lang w:val="en-US" w:eastAsia="de-DE"/>
          </w:rPr>
          <w:t xml:space="preserve">). </w:t>
        </w:r>
      </w:ins>
      <w:ins w:id="241" w:author="rolf" w:date="2017-06-05T15:40:00Z">
        <w:r>
          <w:rPr>
            <w:lang w:val="en-US" w:eastAsia="de-DE"/>
          </w:rPr>
          <w:t>A new GUI button “Auto-Alignment on/off” was added.</w:t>
        </w:r>
      </w:ins>
      <w:ins w:id="242" w:author="rolf" w:date="2017-06-05T15:42:00Z">
        <w:r>
          <w:rPr>
            <w:lang w:val="en-US" w:eastAsia="de-DE"/>
          </w:rPr>
          <w:t xml:space="preserve"> Several new parameters were included in the configuration dialog window.</w:t>
        </w:r>
      </w:ins>
    </w:p>
    <w:p w:rsidR="00075AD1" w:rsidRDefault="00075AD1">
      <w:pPr>
        <w:pStyle w:val="Listenabsatz"/>
        <w:numPr>
          <w:ilvl w:val="0"/>
          <w:numId w:val="41"/>
        </w:numPr>
        <w:rPr>
          <w:ins w:id="243" w:author="rolf" w:date="2017-06-05T15:41:00Z"/>
          <w:lang w:val="en-US" w:eastAsia="de-DE"/>
        </w:rPr>
        <w:pPrChange w:id="244" w:author="rolf" w:date="2017-06-05T15:39:00Z">
          <w:pPr/>
        </w:pPrChange>
      </w:pPr>
      <w:ins w:id="245" w:author="rolf" w:date="2017-06-05T15:41:00Z">
        <w:r>
          <w:rPr>
            <w:lang w:val="en-US" w:eastAsia="de-DE"/>
          </w:rPr>
          <w:t>New option to record more than one vi</w:t>
        </w:r>
        <w:r w:rsidR="00F16035">
          <w:rPr>
            <w:lang w:val="en-US" w:eastAsia="de-DE"/>
          </w:rPr>
          <w:t xml:space="preserve">deo at each tile location (see </w:t>
        </w:r>
      </w:ins>
      <w:ins w:id="246" w:author="rolf" w:date="2017-06-05T19:50:00Z">
        <w:r w:rsidR="00F16035">
          <w:rPr>
            <w:lang w:val="en-US" w:eastAsia="de-DE"/>
          </w:rPr>
          <w:t>S</w:t>
        </w:r>
      </w:ins>
      <w:ins w:id="247" w:author="rolf" w:date="2017-06-05T15:41:00Z">
        <w:r>
          <w:rPr>
            <w:lang w:val="en-US" w:eastAsia="de-DE"/>
          </w:rPr>
          <w:t xml:space="preserve">ection </w:t>
        </w:r>
      </w:ins>
      <w:ins w:id="248" w:author="rolf" w:date="2017-06-05T20:37:00Z">
        <w:r w:rsidR="000E0E04">
          <w:rPr>
            <w:lang w:val="en-US" w:eastAsia="de-DE"/>
          </w:rPr>
          <w:fldChar w:fldCharType="begin"/>
        </w:r>
        <w:r w:rsidR="000E0E04">
          <w:rPr>
            <w:lang w:val="en-US" w:eastAsia="de-DE"/>
          </w:rPr>
          <w:instrText xml:space="preserve"> REF _Ref436147257 \r \h </w:instrText>
        </w:r>
      </w:ins>
      <w:r w:rsidR="000E0E04">
        <w:rPr>
          <w:lang w:val="en-US" w:eastAsia="de-DE"/>
        </w:rPr>
      </w:r>
      <w:r w:rsidR="000E0E04">
        <w:rPr>
          <w:lang w:val="en-US" w:eastAsia="de-DE"/>
        </w:rPr>
        <w:fldChar w:fldCharType="separate"/>
      </w:r>
      <w:ins w:id="249" w:author="Hempel, Rolf" w:date="2017-06-06T09:57:00Z">
        <w:r w:rsidR="006267A8">
          <w:rPr>
            <w:lang w:val="en-US" w:eastAsia="de-DE"/>
          </w:rPr>
          <w:t>4.7</w:t>
        </w:r>
      </w:ins>
      <w:ins w:id="250" w:author="rolf" w:date="2017-06-05T20:37:00Z">
        <w:r w:rsidR="000E0E04">
          <w:rPr>
            <w:lang w:val="en-US" w:eastAsia="de-DE"/>
          </w:rPr>
          <w:fldChar w:fldCharType="end"/>
        </w:r>
      </w:ins>
      <w:ins w:id="251" w:author="rolf" w:date="2017-06-05T15:41:00Z">
        <w:r>
          <w:rPr>
            <w:lang w:val="en-US" w:eastAsia="de-DE"/>
          </w:rPr>
          <w:t>).</w:t>
        </w:r>
      </w:ins>
    </w:p>
    <w:p w:rsidR="00075AD1" w:rsidRDefault="00075AD1">
      <w:pPr>
        <w:pStyle w:val="Listenabsatz"/>
        <w:numPr>
          <w:ilvl w:val="0"/>
          <w:numId w:val="41"/>
        </w:numPr>
        <w:rPr>
          <w:ins w:id="252" w:author="rolf" w:date="2017-06-05T15:46:00Z"/>
          <w:lang w:val="en-US" w:eastAsia="de-DE"/>
        </w:rPr>
        <w:pPrChange w:id="253" w:author="rolf" w:date="2017-06-05T15:39:00Z">
          <w:pPr/>
        </w:pPrChange>
      </w:pPr>
      <w:ins w:id="254" w:author="rolf" w:date="2017-06-05T15:43:00Z">
        <w:r>
          <w:rPr>
            <w:lang w:val="en-US" w:eastAsia="de-DE"/>
          </w:rPr>
          <w:t xml:space="preserve">Introduction of </w:t>
        </w:r>
      </w:ins>
      <w:ins w:id="255" w:author="rolf" w:date="2017-06-05T20:38:00Z">
        <w:r w:rsidR="000E0E04">
          <w:rPr>
            <w:lang w:val="en-US" w:eastAsia="de-DE"/>
          </w:rPr>
          <w:t>four</w:t>
        </w:r>
      </w:ins>
      <w:ins w:id="256" w:author="rolf" w:date="2017-06-05T15:43:00Z">
        <w:r>
          <w:rPr>
            <w:lang w:val="en-US" w:eastAsia="de-DE"/>
          </w:rPr>
          <w:t xml:space="preserve"> protocol levels with i</w:t>
        </w:r>
        <w:r w:rsidR="00F16035">
          <w:rPr>
            <w:lang w:val="en-US" w:eastAsia="de-DE"/>
          </w:rPr>
          <w:t xml:space="preserve">ncreasing level of detail (see </w:t>
        </w:r>
      </w:ins>
      <w:ins w:id="257" w:author="rolf" w:date="2017-06-05T19:50:00Z">
        <w:r w:rsidR="00F16035">
          <w:rPr>
            <w:lang w:val="en-US" w:eastAsia="de-DE"/>
          </w:rPr>
          <w:t>S</w:t>
        </w:r>
      </w:ins>
      <w:ins w:id="258" w:author="rolf" w:date="2017-06-05T15:43:00Z">
        <w:r>
          <w:rPr>
            <w:lang w:val="en-US" w:eastAsia="de-DE"/>
          </w:rPr>
          <w:t xml:space="preserve">ection </w:t>
        </w:r>
      </w:ins>
      <w:ins w:id="259" w:author="rolf" w:date="2017-06-05T20:23:00Z">
        <w:r w:rsidR="00255AFB">
          <w:rPr>
            <w:lang w:val="en-US" w:eastAsia="de-DE"/>
          </w:rPr>
          <w:fldChar w:fldCharType="begin"/>
        </w:r>
        <w:r w:rsidR="00255AFB">
          <w:rPr>
            <w:lang w:val="en-US" w:eastAsia="de-DE"/>
          </w:rPr>
          <w:instrText xml:space="preserve"> REF _Ref484457563 \r \h </w:instrText>
        </w:r>
      </w:ins>
      <w:r w:rsidR="00255AFB">
        <w:rPr>
          <w:lang w:val="en-US" w:eastAsia="de-DE"/>
        </w:rPr>
      </w:r>
      <w:r w:rsidR="00255AFB">
        <w:rPr>
          <w:lang w:val="en-US" w:eastAsia="de-DE"/>
        </w:rPr>
        <w:fldChar w:fldCharType="separate"/>
      </w:r>
      <w:ins w:id="260" w:author="Hempel, Rolf" w:date="2017-06-06T09:57:00Z">
        <w:r w:rsidR="006267A8">
          <w:rPr>
            <w:lang w:val="en-US" w:eastAsia="de-DE"/>
          </w:rPr>
          <w:t>4.1</w:t>
        </w:r>
      </w:ins>
      <w:ins w:id="261" w:author="rolf" w:date="2017-06-05T20:23:00Z">
        <w:r w:rsidR="00255AFB">
          <w:rPr>
            <w:lang w:val="en-US" w:eastAsia="de-DE"/>
          </w:rPr>
          <w:fldChar w:fldCharType="end"/>
        </w:r>
      </w:ins>
      <w:ins w:id="262" w:author="rolf" w:date="2017-06-05T15:43:00Z">
        <w:r>
          <w:rPr>
            <w:lang w:val="en-US" w:eastAsia="de-DE"/>
          </w:rPr>
          <w:t>). Also, readability of the protocol was improved.</w:t>
        </w:r>
      </w:ins>
    </w:p>
    <w:p w:rsidR="00075AD1" w:rsidRPr="00075AD1" w:rsidRDefault="00075AD1">
      <w:pPr>
        <w:rPr>
          <w:lang w:val="en-US" w:eastAsia="de-DE"/>
          <w:rPrChange w:id="263" w:author="rolf" w:date="2017-06-05T15:46:00Z">
            <w:rPr>
              <w:lang w:val="en-US"/>
            </w:rPr>
          </w:rPrChange>
        </w:rPr>
      </w:pPr>
      <w:ins w:id="264" w:author="rolf" w:date="2017-06-05T15:46:00Z">
        <w:r>
          <w:rPr>
            <w:lang w:val="en-US" w:eastAsia="de-DE"/>
          </w:rPr>
          <w:t xml:space="preserve">If at startup a </w:t>
        </w:r>
      </w:ins>
      <w:ins w:id="265" w:author="rolf" w:date="2017-06-05T15:47:00Z">
        <w:r>
          <w:rPr>
            <w:lang w:val="en-US" w:eastAsia="de-DE"/>
          </w:rPr>
          <w:t xml:space="preserve">0.9.3 </w:t>
        </w:r>
      </w:ins>
      <w:ins w:id="266" w:author="rolf" w:date="2017-06-05T15:46:00Z">
        <w:r>
          <w:rPr>
            <w:lang w:val="en-US" w:eastAsia="de-DE"/>
          </w:rPr>
          <w:t>configuration file is found in the user</w:t>
        </w:r>
      </w:ins>
      <w:ins w:id="267" w:author="rolf" w:date="2017-06-05T15:47:00Z">
        <w:r>
          <w:rPr>
            <w:lang w:val="en-US" w:eastAsia="de-DE"/>
          </w:rPr>
          <w:t>’s home directory, it is converted into the new 0.9.5 format automatically.</w:t>
        </w:r>
      </w:ins>
    </w:p>
    <w:p w:rsidR="00D72D03" w:rsidRPr="002B5809" w:rsidRDefault="00311A59" w:rsidP="00767520">
      <w:pPr>
        <w:pStyle w:val="berschrift2"/>
        <w:rPr>
          <w:lang w:val="en-US"/>
        </w:rPr>
      </w:pPr>
      <w:bookmarkStart w:id="268" w:name="_Ref447780942"/>
      <w:bookmarkStart w:id="269" w:name="_Toc484449262"/>
      <w:r w:rsidRPr="002B5809">
        <w:rPr>
          <w:lang w:val="en-US"/>
        </w:rPr>
        <w:t>System Requirements and Software Installation</w:t>
      </w:r>
      <w:bookmarkEnd w:id="268"/>
      <w:bookmarkEnd w:id="269"/>
    </w:p>
    <w:p w:rsidR="00311A59" w:rsidRPr="002B5809" w:rsidRDefault="00311A59" w:rsidP="00311A59">
      <w:pPr>
        <w:rPr>
          <w:lang w:val="en-US"/>
        </w:rPr>
      </w:pPr>
      <w:r w:rsidRPr="002B5809">
        <w:rPr>
          <w:lang w:val="en-US"/>
        </w:rPr>
        <w:t>MoonPanoramaMaker communicates with the telescope mount via the ASCOM interface. Since it is based on Microsoft’s “Common Object Model”, MoonPanoramaMaker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GBytes RAM) running Windows 7</w:t>
      </w:r>
      <w:r w:rsidR="002124C8">
        <w:rPr>
          <w:lang w:val="en-US"/>
        </w:rPr>
        <w:t xml:space="preserve"> Professional</w:t>
      </w:r>
      <w:r w:rsidR="003A5E4E">
        <w:rPr>
          <w:lang w:val="en-US"/>
        </w:rPr>
        <w:t xml:space="preserve">. </w:t>
      </w:r>
      <w:r w:rsidRPr="002B5809">
        <w:rPr>
          <w:lang w:val="en-US"/>
        </w:rPr>
        <w:t>MoonPanoramaMaker has much lower requirements on RAM size and CPU speed than the camera control software FireC</w:t>
      </w:r>
      <w:r w:rsidR="003A5E4E">
        <w:rPr>
          <w:lang w:val="en-US"/>
        </w:rPr>
        <w:t xml:space="preserve">apture. Since </w:t>
      </w:r>
      <w:r w:rsidRPr="002B5809">
        <w:rPr>
          <w:lang w:val="en-US"/>
        </w:rPr>
        <w:t xml:space="preserve">MoonPanoramaMaker is active </w:t>
      </w:r>
      <w:r w:rsidR="002B73B7">
        <w:rPr>
          <w:lang w:val="en-US"/>
        </w:rPr>
        <w:t>mostly</w:t>
      </w:r>
      <w:r w:rsidRPr="002B5809">
        <w:rPr>
          <w:lang w:val="en-US"/>
        </w:rPr>
        <w:t xml:space="preserve"> when FireCapture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r w:rsidR="00EE2235">
        <w:fldChar w:fldCharType="begin"/>
      </w:r>
      <w:r w:rsidR="00EE2235" w:rsidRPr="00EE2235">
        <w:rPr>
          <w:lang w:val="en-US"/>
          <w:rPrChange w:id="270"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del w:id="271" w:author="rolf" w:date="2017-06-05T20:48:00Z">
        <w:r w:rsidR="00A35A9A" w:rsidRPr="002B5809" w:rsidDel="00CD72D8">
          <w:rPr>
            <w:lang w:val="en-US"/>
          </w:rPr>
          <w:delText>“</w:delText>
        </w:r>
        <w:r w:rsidR="00DA505A" w:rsidRPr="002B5809" w:rsidDel="00CD72D8">
          <w:rPr>
            <w:lang w:val="en-US"/>
          </w:rPr>
          <w:delText xml:space="preserve">. </w:delText>
        </w:r>
      </w:del>
      <w:ins w:id="272" w:author="rolf" w:date="2017-06-05T20:48:00Z">
        <w:r w:rsidR="00CD72D8">
          <w:rPr>
            <w:lang w:val="en-US"/>
          </w:rPr>
          <w:t>”</w:t>
        </w:r>
        <w:r w:rsidR="00CD72D8" w:rsidRPr="002B5809">
          <w:rPr>
            <w:lang w:val="en-US"/>
          </w:rPr>
          <w:t xml:space="preserve">. </w:t>
        </w:r>
      </w:ins>
      <w:r w:rsidRPr="002B5809">
        <w:rPr>
          <w:lang w:val="en-US"/>
        </w:rPr>
        <w:t xml:space="preserve">Additionally, an ASCOM driver for the telescope mount is required. ASCOM drivers for many popular mountings can be found on the ASCOM web page </w:t>
      </w:r>
      <w:r w:rsidR="00EE2235">
        <w:fldChar w:fldCharType="begin"/>
      </w:r>
      <w:r w:rsidR="00EE2235" w:rsidRPr="00EE2235">
        <w:rPr>
          <w:lang w:val="en-US"/>
          <w:rPrChange w:id="273" w:author="rolf" w:date="2016-05-01T08:37:00Z">
            <w:rPr/>
          </w:rPrChange>
        </w:rPr>
        <w:instrText xml:space="preserve"> HYPERLINK "http://ascom-standards.org/Downloads/ScopeDrivers.htm" </w:instrText>
      </w:r>
      <w:r w:rsidR="00EE2235">
        <w:fldChar w:fldCharType="separate"/>
      </w:r>
      <w:r w:rsidRPr="002B5809">
        <w:rPr>
          <w:rStyle w:val="Hyperlink"/>
          <w:lang w:val="en-US"/>
        </w:rPr>
        <w:t>http://ascom-standards.org/Downloads/ScopeDrivers.htm</w:t>
      </w:r>
      <w:r w:rsidR="00EE2235">
        <w:rPr>
          <w:rStyle w:val="Hyperlink"/>
          <w:lang w:val="en-US"/>
        </w:rPr>
        <w:fldChar w:fldCharType="end"/>
      </w:r>
      <w:r w:rsidRPr="002B5809">
        <w:rPr>
          <w:lang w:val="en-US"/>
        </w:rPr>
        <w:t>.</w:t>
      </w:r>
    </w:p>
    <w:p w:rsidR="002822A6" w:rsidRPr="002B5809" w:rsidRDefault="002822A6" w:rsidP="00AC32AA">
      <w:pPr>
        <w:rPr>
          <w:lang w:val="en-US"/>
        </w:rPr>
      </w:pPr>
      <w:r>
        <w:rPr>
          <w:lang w:val="en-US"/>
        </w:rPr>
        <w:t>MoonPanoramaMaker</w:t>
      </w:r>
      <w:ins w:id="274" w:author="rolf" w:date="2016-05-01T09:35:00Z">
        <w:r w:rsidR="0096753C">
          <w:rPr>
            <w:lang w:val="en-US"/>
          </w:rPr>
          <w:t xml:space="preserve"> assumes </w:t>
        </w:r>
      </w:ins>
      <w:ins w:id="275" w:author="rolf" w:date="2016-05-01T09:37:00Z">
        <w:r w:rsidR="00627D38">
          <w:rPr>
            <w:lang w:val="en-US"/>
          </w:rPr>
          <w:t xml:space="preserve">that </w:t>
        </w:r>
      </w:ins>
      <w:ins w:id="276" w:author="rolf" w:date="2016-05-01T09:35:00Z">
        <w:r w:rsidR="0096753C">
          <w:rPr>
            <w:lang w:val="en-US"/>
          </w:rPr>
          <w:t>the telescope</w:t>
        </w:r>
      </w:ins>
      <w:ins w:id="277" w:author="rolf" w:date="2016-05-01T09:36:00Z">
        <w:r w:rsidR="0096753C">
          <w:rPr>
            <w:lang w:val="en-US"/>
          </w:rPr>
          <w:t xml:space="preserve"> </w:t>
        </w:r>
      </w:ins>
      <w:ins w:id="278" w:author="rolf" w:date="2016-05-01T09:37:00Z">
        <w:r w:rsidR="00627D38">
          <w:rPr>
            <w:lang w:val="en-US"/>
          </w:rPr>
          <w:t>is</w:t>
        </w:r>
      </w:ins>
      <w:ins w:id="279" w:author="rolf" w:date="2016-05-01T09:35:00Z">
        <w:r w:rsidR="0096753C">
          <w:rPr>
            <w:lang w:val="en-US"/>
          </w:rPr>
          <w:t xml:space="preserve"> </w:t>
        </w:r>
      </w:ins>
      <w:ins w:id="280" w:author="rolf" w:date="2016-05-01T09:37:00Z">
        <w:r w:rsidR="00627D38">
          <w:rPr>
            <w:lang w:val="en-US"/>
          </w:rPr>
          <w:t xml:space="preserve">mounted </w:t>
        </w:r>
      </w:ins>
      <w:ins w:id="281" w:author="rolf" w:date="2016-05-01T09:35:00Z">
        <w:r w:rsidR="0096753C">
          <w:rPr>
            <w:lang w:val="en-US"/>
          </w:rPr>
          <w:t>equatoria</w:t>
        </w:r>
      </w:ins>
      <w:ins w:id="282" w:author="rolf" w:date="2016-05-01T09:36:00Z">
        <w:r w:rsidR="0096753C">
          <w:rPr>
            <w:lang w:val="en-US"/>
          </w:rPr>
          <w:t>l</w:t>
        </w:r>
      </w:ins>
      <w:ins w:id="283" w:author="rolf" w:date="2016-05-01T09:35:00Z">
        <w:r w:rsidR="0096753C">
          <w:rPr>
            <w:lang w:val="en-US"/>
          </w:rPr>
          <w:t>l</w:t>
        </w:r>
      </w:ins>
      <w:ins w:id="284" w:author="rolf" w:date="2016-05-01T09:36:00Z">
        <w:r w:rsidR="0096753C">
          <w:rPr>
            <w:lang w:val="en-US"/>
          </w:rPr>
          <w:t>y.</w:t>
        </w:r>
      </w:ins>
      <w:r>
        <w:rPr>
          <w:lang w:val="en-US"/>
        </w:rPr>
        <w:t xml:space="preserve"> </w:t>
      </w:r>
      <w:ins w:id="285" w:author="rolf" w:date="2016-05-01T09:36:00Z">
        <w:r w:rsidR="0096753C">
          <w:rPr>
            <w:lang w:val="en-US"/>
          </w:rPr>
          <w:t xml:space="preserve">It </w:t>
        </w:r>
      </w:ins>
      <w:r>
        <w:rPr>
          <w:lang w:val="en-US"/>
        </w:rPr>
        <w:t xml:space="preserve">operates </w:t>
      </w:r>
      <w:del w:id="286" w:author="rolf" w:date="2016-05-01T09:38:00Z">
        <w:r w:rsidDel="00627D38">
          <w:rPr>
            <w:lang w:val="en-US"/>
          </w:rPr>
          <w:delText xml:space="preserve">the </w:delText>
        </w:r>
      </w:del>
      <w:del w:id="287" w:author="rolf" w:date="2016-05-01T09:36:00Z">
        <w:r w:rsidDel="0096753C">
          <w:rPr>
            <w:lang w:val="en-US"/>
          </w:rPr>
          <w:delText xml:space="preserve">telescope </w:delText>
        </w:r>
      </w:del>
      <w:del w:id="288" w:author="rolf" w:date="2016-05-01T09:38:00Z">
        <w:r w:rsidDel="00627D38">
          <w:rPr>
            <w:lang w:val="en-US"/>
          </w:rPr>
          <w:delText>mounting</w:delText>
        </w:r>
      </w:del>
      <w:ins w:id="289"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It assumes, however, that the driver in a Go</w:t>
      </w:r>
      <w:r w:rsidR="003A5E4E">
        <w:rPr>
          <w:lang w:val="en-US"/>
        </w:rPr>
        <w:t>T</w:t>
      </w:r>
      <w:r w:rsidR="007D34F5">
        <w:rPr>
          <w:lang w:val="en-US"/>
        </w:rPr>
        <w:t>o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r w:rsidR="001D73B4" w:rsidRPr="002B5809">
        <w:rPr>
          <w:lang w:val="en-US"/>
        </w:rPr>
        <w:t xml:space="preserve">MoonPanoramaMaker,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lastRenderedPageBreak/>
        <w:drawing>
          <wp:inline distT="0" distB="0" distL="0" distR="0" wp14:anchorId="3E52CAD9" wp14:editId="093CC612">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MoonPanoramaMaker software itself </w:t>
      </w:r>
      <w:r w:rsidR="00411767">
        <w:rPr>
          <w:lang w:val="en-US"/>
        </w:rPr>
        <w:t xml:space="preserve">is distributed as a single file: the Windows installer </w:t>
      </w:r>
      <w:r>
        <w:rPr>
          <w:lang w:val="en-US"/>
        </w:rPr>
        <w:t>“MoonPanoramaMaker_0.9.</w:t>
      </w:r>
      <w:del w:id="290" w:author="rolf" w:date="2016-05-01T08:38:00Z">
        <w:r w:rsidDel="00EE2235">
          <w:rPr>
            <w:lang w:val="en-US"/>
          </w:rPr>
          <w:delText>0</w:delText>
        </w:r>
      </w:del>
      <w:ins w:id="291" w:author="rolf" w:date="2017-06-05T15:44:00Z">
        <w:r w:rsidR="00075AD1">
          <w:rPr>
            <w:lang w:val="en-US"/>
          </w:rPr>
          <w:t>5</w:t>
        </w:r>
      </w:ins>
      <w:r>
        <w:rPr>
          <w:lang w:val="en-US"/>
        </w:rPr>
        <w:t>.exe</w:t>
      </w:r>
      <w:r w:rsidR="00411767">
        <w:rPr>
          <w:lang w:val="en-US"/>
        </w:rPr>
        <w:t>”</w:t>
      </w:r>
      <w:r>
        <w:rPr>
          <w:lang w:val="en-US"/>
        </w:rPr>
        <w:t>.</w:t>
      </w:r>
      <w:r w:rsidR="00411767">
        <w:rPr>
          <w:lang w:val="en-US"/>
        </w:rPr>
        <w:t xml:space="preserve">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ins w:id="292" w:author="rolf" w:date="2016-05-01T08:39:00Z">
        <w:r w:rsidR="00EE2235">
          <w:rPr>
            <w:lang w:val="en-US"/>
          </w:rPr>
          <w:t xml:space="preserve">Apart from the program start entries, </w:t>
        </w:r>
      </w:ins>
      <w:r w:rsidR="002B73B7" w:rsidRPr="002B5809">
        <w:rPr>
          <w:lang w:val="en-US"/>
        </w:rPr>
        <w:t xml:space="preserve">MoonPanoramaMaker does not write any </w:t>
      </w:r>
      <w:del w:id="293" w:author="rolf" w:date="2016-05-01T08:39:00Z">
        <w:r w:rsidR="002B73B7" w:rsidRPr="002B5809" w:rsidDel="00EE2235">
          <w:rPr>
            <w:lang w:val="en-US"/>
          </w:rPr>
          <w:delText>en</w:delText>
        </w:r>
        <w:r w:rsidR="002B73B7" w:rsidDel="00EE2235">
          <w:rPr>
            <w:lang w:val="en-US"/>
          </w:rPr>
          <w:delText xml:space="preserve">tries </w:delText>
        </w:r>
      </w:del>
      <w:ins w:id="294"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with the exception of </w:t>
      </w:r>
      <w:r w:rsidR="002B73B7" w:rsidRPr="002B5809">
        <w:rPr>
          <w:lang w:val="en-US"/>
        </w:rPr>
        <w:t xml:space="preserve">“MoonPanoramaMaker.ini” and “MoonPanoramaMaker.log” </w:t>
      </w:r>
      <w:r w:rsidR="00DE0FF3">
        <w:rPr>
          <w:lang w:val="en-US"/>
        </w:rPr>
        <w:t>in</w:t>
      </w:r>
      <w:r w:rsidR="002B73B7" w:rsidRPr="002B5809">
        <w:rPr>
          <w:lang w:val="en-US"/>
        </w:rPr>
        <w:t xml:space="preserve"> the user’s home directory.</w:t>
      </w:r>
      <w:r w:rsidR="00DE0FF3">
        <w:rPr>
          <w:lang w:val="en-US"/>
        </w:rPr>
        <w:t xml:space="preserve"> </w:t>
      </w:r>
      <w:r>
        <w:rPr>
          <w:lang w:val="en-US"/>
        </w:rPr>
        <w:t>Those two files</w:t>
      </w:r>
      <w:r w:rsidR="00DE0FF3">
        <w:rPr>
          <w:lang w:val="en-US"/>
        </w:rPr>
        <w:t xml:space="preserve"> have to be deleted manually.</w:t>
      </w:r>
    </w:p>
    <w:p w:rsidR="00716DF4" w:rsidRPr="002B5809" w:rsidRDefault="00716DF4" w:rsidP="00716DF4">
      <w:pPr>
        <w:rPr>
          <w:lang w:val="en-US"/>
        </w:rPr>
      </w:pPr>
      <w:r w:rsidRPr="002B5809">
        <w:rPr>
          <w:noProof/>
          <w:lang w:eastAsia="de-DE"/>
        </w:rPr>
        <w:drawing>
          <wp:anchor distT="0" distB="0" distL="114300" distR="114300" simplePos="0" relativeHeight="251674624" behindDoc="0" locked="0" layoutInCell="1" allowOverlap="1" wp14:anchorId="7B874ED7" wp14:editId="10E8980D">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461DEDA2" wp14:editId="05324190">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3A3CCB" w:rsidRPr="0030015A" w:rsidRDefault="003A3CCB"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3A3CCB" w:rsidRPr="0030015A" w:rsidRDefault="003A3CCB"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7409DF64" wp14:editId="39CBF45E">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The installation wizard offers to place a program starter on the desktop. It is recommended to replace its standard icon with the MoonPanoramaMaker icon, which can be found under the filename “MoonPanoramaMaker.ico” in the installation folder.</w:t>
      </w:r>
    </w:p>
    <w:p w:rsidR="00EE2235" w:rsidRDefault="007A1CFC" w:rsidP="007A1CFC">
      <w:pPr>
        <w:rPr>
          <w:ins w:id="295" w:author="rolf" w:date="2016-05-01T08:45:00Z"/>
          <w:lang w:val="en-US"/>
        </w:rPr>
      </w:pPr>
      <w:r w:rsidRPr="002B5809">
        <w:rPr>
          <w:lang w:val="en-US"/>
        </w:rPr>
        <w:t xml:space="preserve">During program execution in fully automatic mode MoonPanoramaMaker communicates with the camera control software </w:t>
      </w:r>
      <w:r w:rsidR="00421B74" w:rsidRPr="002B5809">
        <w:rPr>
          <w:lang w:val="en-US"/>
        </w:rPr>
        <w:t>FireCapture (</w:t>
      </w:r>
      <w:r w:rsidR="00EE2235">
        <w:fldChar w:fldCharType="begin"/>
      </w:r>
      <w:r w:rsidR="00EE2235" w:rsidRPr="00EE2235">
        <w:rPr>
          <w:lang w:val="en-US"/>
          <w:rPrChange w:id="296"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r w:rsidR="00FA7BB4" w:rsidRPr="002B5809">
        <w:rPr>
          <w:lang w:val="en-US"/>
        </w:rPr>
        <w:t>Torsten Edelmann</w:t>
      </w:r>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297" w:author="rolf" w:date="2016-05-01T08:41:00Z">
        <w:r w:rsidR="00E7337C" w:rsidRPr="002B5809" w:rsidDel="00EE2235">
          <w:rPr>
            <w:lang w:val="en-US"/>
          </w:rPr>
          <w:delText xml:space="preserve">file </w:delText>
        </w:r>
      </w:del>
      <w:ins w:id="298" w:author="rolf" w:date="2016-05-01T08:41:00Z">
        <w:r w:rsidR="00EE2235">
          <w:rPr>
            <w:lang w:val="en-US"/>
          </w:rPr>
          <w:t xml:space="preserve">folder “MoonPanoramaMaker” </w:t>
        </w:r>
        <w:r w:rsidR="00EE2235" w:rsidRPr="002B5809">
          <w:rPr>
            <w:lang w:val="en-US"/>
          </w:rPr>
          <w:t xml:space="preserve"> </w:t>
        </w:r>
      </w:ins>
      <w:ins w:id="299" w:author="rolf" w:date="2016-05-01T08:43:00Z">
        <w:r w:rsidR="00EE2235">
          <w:rPr>
            <w:lang w:val="en-US"/>
          </w:rPr>
          <w:t xml:space="preserve">(it only contains the single file </w:t>
        </w:r>
      </w:ins>
      <w:r w:rsidR="00E7337C" w:rsidRPr="002B5809">
        <w:rPr>
          <w:lang w:val="en-US"/>
        </w:rPr>
        <w:t>“MoonPanoramaMaker.jar”</w:t>
      </w:r>
      <w:ins w:id="300" w:author="rolf" w:date="2016-05-01T08:43:00Z">
        <w:r w:rsidR="00EE2235">
          <w:rPr>
            <w:lang w:val="en-US"/>
          </w:rPr>
          <w:t>)</w:t>
        </w:r>
      </w:ins>
      <w:r w:rsidR="00E7337C" w:rsidRPr="002B5809">
        <w:rPr>
          <w:lang w:val="en-US"/>
        </w:rPr>
        <w:t xml:space="preserve"> </w:t>
      </w:r>
      <w:r w:rsidR="00E7337C" w:rsidRPr="002B5809">
        <w:rPr>
          <w:lang w:val="en-US"/>
        </w:rPr>
        <w:lastRenderedPageBreak/>
        <w:t>must be copied</w:t>
      </w:r>
      <w:r w:rsidR="00DE0FF3">
        <w:rPr>
          <w:lang w:val="en-US"/>
        </w:rPr>
        <w:t xml:space="preserve"> from MoonPanoramaMaker’s installation directory</w:t>
      </w:r>
      <w:r w:rsidR="00E7337C" w:rsidRPr="002B5809">
        <w:rPr>
          <w:lang w:val="en-US"/>
        </w:rPr>
        <w:t xml:space="preserve"> into FireCapture</w:t>
      </w:r>
      <w:r w:rsidR="00C022D9">
        <w:rPr>
          <w:lang w:val="en-US"/>
        </w:rPr>
        <w:t>’s</w:t>
      </w:r>
      <w:r w:rsidR="00E7337C" w:rsidRPr="002B5809">
        <w:rPr>
          <w:lang w:val="en-US"/>
        </w:rPr>
        <w:t xml:space="preserve"> </w:t>
      </w:r>
      <w:r w:rsidR="00DE0FF3" w:rsidRPr="002B5809">
        <w:rPr>
          <w:lang w:val="en-US"/>
        </w:rPr>
        <w:t>“</w:t>
      </w:r>
      <w:del w:id="301" w:author="rolf" w:date="2016-05-01T08:47:00Z">
        <w:r w:rsidR="00DE0FF3" w:rsidRPr="002B5809" w:rsidDel="003A4583">
          <w:rPr>
            <w:lang w:val="en-US"/>
          </w:rPr>
          <w:delText>P</w:delText>
        </w:r>
      </w:del>
      <w:ins w:id="302" w:author="rolf" w:date="2016-05-01T08:48:00Z">
        <w:r w:rsidR="003A4583">
          <w:rPr>
            <w:lang w:val="en-US"/>
          </w:rPr>
          <w:t>p</w:t>
        </w:r>
      </w:ins>
      <w:r w:rsidR="00DE0FF3" w:rsidRPr="002B5809">
        <w:rPr>
          <w:lang w:val="en-US"/>
        </w:rPr>
        <w:t>lugins</w:t>
      </w:r>
      <w:ins w:id="303"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r w:rsidR="00E7337C" w:rsidRPr="002B5809">
        <w:rPr>
          <w:lang w:val="en-US"/>
        </w:rPr>
        <w:t>.</w:t>
      </w:r>
      <w:ins w:id="304" w:author="rolf" w:date="2017-06-05T15:45:00Z">
        <w:r w:rsidR="00075AD1">
          <w:rPr>
            <w:lang w:val="en-US"/>
          </w:rPr>
          <w:t xml:space="preserve"> (Make sure to copy the complete folder, and not only the jar file.</w:t>
        </w:r>
      </w:ins>
      <w:ins w:id="305" w:author="rolf" w:date="2017-06-05T15:46:00Z">
        <w:r w:rsidR="00075AD1">
          <w:rPr>
            <w:lang w:val="en-US"/>
          </w:rPr>
          <w:t>)</w:t>
        </w:r>
      </w:ins>
    </w:p>
    <w:p w:rsidR="00421B74" w:rsidRDefault="00EE2235" w:rsidP="007A1CFC">
      <w:pPr>
        <w:rPr>
          <w:lang w:val="en-US"/>
        </w:rPr>
      </w:pPr>
      <w:ins w:id="306" w:author="rolf" w:date="2016-05-01T08:45:00Z">
        <w:r>
          <w:rPr>
            <w:lang w:val="en-US"/>
          </w:rPr>
          <w:t xml:space="preserve">MoonPanoramaMaker </w:t>
        </w:r>
      </w:ins>
      <w:ins w:id="307" w:author="rolf" w:date="2016-10-29T18:12:00Z">
        <w:r w:rsidR="006B2BFE">
          <w:rPr>
            <w:lang w:val="en-US"/>
          </w:rPr>
          <w:t>0.9.</w:t>
        </w:r>
      </w:ins>
      <w:ins w:id="308" w:author="rolf" w:date="2017-06-05T15:45:00Z">
        <w:r w:rsidR="00075AD1">
          <w:rPr>
            <w:lang w:val="en-US"/>
          </w:rPr>
          <w:t>5</w:t>
        </w:r>
      </w:ins>
      <w:ins w:id="309" w:author="rolf" w:date="2016-10-29T18:12:00Z">
        <w:r w:rsidR="006B2BFE">
          <w:rPr>
            <w:lang w:val="en-US"/>
          </w:rPr>
          <w:t xml:space="preserve"> </w:t>
        </w:r>
      </w:ins>
      <w:ins w:id="310" w:author="rolf" w:date="2016-05-01T08:45:00Z">
        <w:r>
          <w:rPr>
            <w:lang w:val="en-US"/>
          </w:rPr>
          <w:t xml:space="preserve">is consistent with FireCapture’s plugin interface version </w:t>
        </w:r>
      </w:ins>
      <w:ins w:id="311" w:author="rolf" w:date="2016-05-01T08:46:00Z">
        <w:r>
          <w:rPr>
            <w:lang w:val="en-US"/>
          </w:rPr>
          <w:t>“1.</w:t>
        </w:r>
      </w:ins>
      <w:ins w:id="312" w:author="rolf" w:date="2016-10-29T18:09:00Z">
        <w:r w:rsidR="006B2BFE">
          <w:rPr>
            <w:lang w:val="en-US"/>
          </w:rPr>
          <w:t>1</w:t>
        </w:r>
      </w:ins>
      <w:ins w:id="313" w:author="rolf" w:date="2016-05-01T08:46:00Z">
        <w:r>
          <w:rPr>
            <w:lang w:val="en-US"/>
          </w:rPr>
          <w:t xml:space="preserve">” which was introduced </w:t>
        </w:r>
        <w:r w:rsidR="003A4583">
          <w:rPr>
            <w:lang w:val="en-US"/>
          </w:rPr>
          <w:t xml:space="preserve">with the </w:t>
        </w:r>
      </w:ins>
      <w:del w:id="314" w:author="rolf" w:date="2016-05-01T08:45:00Z">
        <w:r w:rsidR="00E7337C" w:rsidRPr="002B5809" w:rsidDel="00EE2235">
          <w:rPr>
            <w:lang w:val="en-US"/>
          </w:rPr>
          <w:delText xml:space="preserve"> </w:delText>
        </w:r>
      </w:del>
      <w:del w:id="315"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r w:rsidR="00E7337C" w:rsidRPr="002B5809">
        <w:rPr>
          <w:lang w:val="en-US"/>
        </w:rPr>
        <w:t xml:space="preserve">FireCapture version </w:t>
      </w:r>
      <w:r w:rsidR="00C71601">
        <w:rPr>
          <w:lang w:val="en-US"/>
        </w:rPr>
        <w:t>“</w:t>
      </w:r>
      <w:r w:rsidR="00FA7BB4" w:rsidRPr="002B5809">
        <w:rPr>
          <w:lang w:val="en-US"/>
        </w:rPr>
        <w:t>v2.5</w:t>
      </w:r>
      <w:r w:rsidR="00B46B0E">
        <w:rPr>
          <w:lang w:val="en-US"/>
        </w:rPr>
        <w:t>Beta0</w:t>
      </w:r>
      <w:del w:id="316" w:author="rolf" w:date="2016-05-01T08:47:00Z">
        <w:r w:rsidR="00B46B0E" w:rsidDel="003A4583">
          <w:rPr>
            <w:lang w:val="en-US"/>
          </w:rPr>
          <w:delText>3</w:delText>
        </w:r>
      </w:del>
      <w:ins w:id="317" w:author="rolf" w:date="2016-10-29T17:06:00Z">
        <w:r w:rsidR="00E07205">
          <w:rPr>
            <w:lang w:val="en-US"/>
          </w:rPr>
          <w:t>9</w:t>
        </w:r>
      </w:ins>
      <w:r w:rsidR="00B46B0E">
        <w:rPr>
          <w:lang w:val="en-US"/>
        </w:rPr>
        <w:t>.</w:t>
      </w:r>
      <w:r w:rsidR="00FA7BB4" w:rsidRPr="002B5809">
        <w:rPr>
          <w:lang w:val="en-US"/>
        </w:rPr>
        <w:t>x64</w:t>
      </w:r>
      <w:del w:id="318" w:author="rolf" w:date="2017-06-05T20:48:00Z">
        <w:r w:rsidR="00FA7BB4" w:rsidRPr="002B5809" w:rsidDel="00CD72D8">
          <w:rPr>
            <w:lang w:val="en-US"/>
          </w:rPr>
          <w:delText>“</w:delText>
        </w:r>
        <w:r w:rsidR="00586687" w:rsidRPr="002B5809" w:rsidDel="00CD72D8">
          <w:rPr>
            <w:lang w:val="en-US"/>
          </w:rPr>
          <w:delText>.</w:delText>
        </w:r>
        <w:r w:rsidR="00DC2066" w:rsidDel="00CD72D8">
          <w:rPr>
            <w:lang w:val="en-US"/>
          </w:rPr>
          <w:delText xml:space="preserve"> </w:delText>
        </w:r>
      </w:del>
      <w:ins w:id="319" w:author="rolf" w:date="2017-06-05T20:48:00Z">
        <w:r w:rsidR="00CD72D8">
          <w:rPr>
            <w:lang w:val="en-US"/>
          </w:rPr>
          <w:t>”</w:t>
        </w:r>
        <w:r w:rsidR="00CD72D8" w:rsidRPr="002B5809">
          <w:rPr>
            <w:lang w:val="en-US"/>
          </w:rPr>
          <w:t>.</w:t>
        </w:r>
        <w:r w:rsidR="00CD72D8">
          <w:rPr>
            <w:lang w:val="en-US"/>
          </w:rPr>
          <w:t xml:space="preserve"> </w:t>
        </w:r>
      </w:ins>
      <w:del w:id="320" w:author="rolf" w:date="2016-05-01T08:49:00Z">
        <w:r w:rsidR="00DC2066" w:rsidDel="003A4583">
          <w:rPr>
            <w:lang w:val="en-US"/>
          </w:rPr>
          <w:delText>Since the</w:delText>
        </w:r>
      </w:del>
      <w:ins w:id="321" w:author="rolf" w:date="2016-05-01T08:49:00Z">
        <w:r w:rsidR="003A4583">
          <w:rPr>
            <w:lang w:val="en-US"/>
          </w:rPr>
          <w:t>It will not work with older</w:t>
        </w:r>
      </w:ins>
      <w:r w:rsidR="00DC2066">
        <w:rPr>
          <w:lang w:val="en-US"/>
        </w:rPr>
        <w:t xml:space="preserve"> FireCapture </w:t>
      </w:r>
      <w:ins w:id="322" w:author="rolf" w:date="2016-05-01T08:49:00Z">
        <w:r w:rsidR="003A4583">
          <w:rPr>
            <w:lang w:val="en-US"/>
          </w:rPr>
          <w:t xml:space="preserve">versions. Therefore, it is </w:t>
        </w:r>
      </w:ins>
      <w:del w:id="323" w:author="rolf" w:date="2016-05-01T08:49:00Z">
        <w:r w:rsidR="00DC2066" w:rsidDel="003A4583">
          <w:rPr>
            <w:lang w:val="en-US"/>
          </w:rPr>
          <w:delText xml:space="preserve">interface is still under development, it is </w:delText>
        </w:r>
      </w:del>
      <w:r w:rsidR="00DC2066">
        <w:rPr>
          <w:lang w:val="en-US"/>
        </w:rPr>
        <w:t xml:space="preserve">strongly recommended to </w:t>
      </w:r>
      <w:del w:id="324" w:author="rolf" w:date="2016-05-01T08:49:00Z">
        <w:r w:rsidR="00DC2066" w:rsidDel="003A4583">
          <w:rPr>
            <w:lang w:val="en-US"/>
          </w:rPr>
          <w:delText>use exactly this</w:delText>
        </w:r>
      </w:del>
      <w:ins w:id="325" w:author="rolf" w:date="2016-05-01T08:49:00Z">
        <w:r w:rsidR="003A4583">
          <w:rPr>
            <w:lang w:val="en-US"/>
          </w:rPr>
          <w:t xml:space="preserve">download the most recent </w:t>
        </w:r>
      </w:ins>
      <w:del w:id="326" w:author="rolf" w:date="2016-05-01T08:51:00Z">
        <w:r w:rsidR="00DC2066" w:rsidDel="003A4583">
          <w:rPr>
            <w:lang w:val="en-US"/>
          </w:rPr>
          <w:delText xml:space="preserve"> </w:delText>
        </w:r>
      </w:del>
      <w:r w:rsidR="00DC2066">
        <w:rPr>
          <w:lang w:val="en-US"/>
        </w:rPr>
        <w:t>FireCapture version</w:t>
      </w:r>
      <w:ins w:id="327" w:author="rolf" w:date="2016-05-01T08:51:00Z">
        <w:r w:rsidR="003A4583">
          <w:rPr>
            <w:lang w:val="en-US"/>
          </w:rPr>
          <w:t xml:space="preserve"> </w:t>
        </w:r>
      </w:ins>
      <w:ins w:id="328" w:author="rolf" w:date="2016-05-01T08:52:00Z">
        <w:r w:rsidR="003A4583">
          <w:rPr>
            <w:lang w:val="en-US"/>
          </w:rPr>
          <w:t xml:space="preserve">using the button “Download FireCapture v2.5 </w:t>
        </w:r>
        <w:del w:id="329" w:author="Hempel, Rolf" w:date="2017-06-06T09:18:00Z">
          <w:r w:rsidR="003A4583" w:rsidDel="003A3CCB">
            <w:rPr>
              <w:lang w:val="en-US"/>
            </w:rPr>
            <w:delText>BETA</w:delText>
          </w:r>
        </w:del>
      </w:ins>
      <w:ins w:id="330" w:author="rolf" w:date="2016-05-01T08:53:00Z">
        <w:del w:id="331" w:author="Hempel, Rolf" w:date="2017-06-06T09:18:00Z">
          <w:r w:rsidR="003A4583" w:rsidDel="003A3CCB">
            <w:rPr>
              <w:lang w:val="en-US"/>
            </w:rPr>
            <w:delText xml:space="preserve"> </w:delText>
          </w:r>
        </w:del>
        <w:r w:rsidR="003A4583">
          <w:rPr>
            <w:lang w:val="en-US"/>
          </w:rPr>
          <w:t>(64-bit)”</w:t>
        </w:r>
      </w:ins>
      <w:r w:rsidR="00DC2066">
        <w:rPr>
          <w:lang w:val="en-US"/>
        </w:rPr>
        <w:t>.</w:t>
      </w:r>
    </w:p>
    <w:p w:rsidR="00725B7F" w:rsidRPr="002B5809" w:rsidRDefault="00725B7F" w:rsidP="007A1CFC">
      <w:pPr>
        <w:rPr>
          <w:lang w:val="en-US"/>
        </w:rPr>
      </w:pPr>
    </w:p>
    <w:p w:rsidR="00AE3DAA" w:rsidRPr="002B5809" w:rsidRDefault="0030015A" w:rsidP="00AE3DAA">
      <w:pPr>
        <w:pStyle w:val="berschrift2"/>
        <w:rPr>
          <w:lang w:val="en-US"/>
        </w:rPr>
      </w:pPr>
      <w:bookmarkStart w:id="332" w:name="_Toc484449263"/>
      <w:r w:rsidRPr="002B5809">
        <w:rPr>
          <w:lang w:val="en-US"/>
        </w:rPr>
        <w:t>Program Execution</w:t>
      </w:r>
      <w:bookmarkEnd w:id="332"/>
    </w:p>
    <w:p w:rsidR="0030015A" w:rsidRPr="002B5809" w:rsidRDefault="0030015A" w:rsidP="00BC408E">
      <w:pPr>
        <w:rPr>
          <w:lang w:val="en-US"/>
        </w:rPr>
      </w:pPr>
      <w:r w:rsidRPr="002B5809">
        <w:rPr>
          <w:lang w:val="en-US"/>
        </w:rPr>
        <w:t xml:space="preserve">MoonPanoramaMaker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ins w:id="333"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334"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335" w:author="rolf" w:date="2017-06-05T15:37:00Z"/>
          <w:rFonts w:ascii="Arial" w:eastAsiaTheme="majorEastAsia" w:hAnsi="Arial" w:cstheme="majorBidi"/>
          <w:b/>
          <w:bCs/>
          <w:vanish/>
          <w:sz w:val="26"/>
          <w:szCs w:val="26"/>
          <w:lang w:val="en-US" w:eastAsia="de-DE"/>
        </w:rPr>
      </w:pPr>
      <w:bookmarkStart w:id="336" w:name="_Toc484449264"/>
      <w:bookmarkEnd w:id="336"/>
    </w:p>
    <w:p w:rsidR="00D547DB" w:rsidRPr="00D547DB" w:rsidRDefault="00D547DB" w:rsidP="00D547DB">
      <w:pPr>
        <w:pStyle w:val="Listenabsatz"/>
        <w:keepNext/>
        <w:numPr>
          <w:ilvl w:val="1"/>
          <w:numId w:val="29"/>
        </w:numPr>
        <w:spacing w:before="240" w:after="60"/>
        <w:contextualSpacing w:val="0"/>
        <w:outlineLvl w:val="2"/>
        <w:rPr>
          <w:ins w:id="337" w:author="rolf" w:date="2017-06-05T15:37:00Z"/>
          <w:rFonts w:ascii="Arial" w:eastAsiaTheme="majorEastAsia" w:hAnsi="Arial" w:cstheme="majorBidi"/>
          <w:b/>
          <w:bCs/>
          <w:vanish/>
          <w:sz w:val="26"/>
          <w:szCs w:val="26"/>
          <w:lang w:val="en-US" w:eastAsia="de-DE"/>
        </w:rPr>
      </w:pPr>
      <w:bookmarkStart w:id="338" w:name="_Toc484449265"/>
      <w:bookmarkEnd w:id="338"/>
    </w:p>
    <w:p w:rsidR="00D547DB" w:rsidRPr="00D547DB" w:rsidRDefault="00D547DB" w:rsidP="00D547DB">
      <w:pPr>
        <w:pStyle w:val="Listenabsatz"/>
        <w:keepNext/>
        <w:numPr>
          <w:ilvl w:val="1"/>
          <w:numId w:val="29"/>
        </w:numPr>
        <w:spacing w:before="240" w:after="60"/>
        <w:contextualSpacing w:val="0"/>
        <w:outlineLvl w:val="2"/>
        <w:rPr>
          <w:ins w:id="339" w:author="rolf" w:date="2017-06-05T15:37:00Z"/>
          <w:rFonts w:ascii="Arial" w:eastAsiaTheme="majorEastAsia" w:hAnsi="Arial" w:cstheme="majorBidi"/>
          <w:b/>
          <w:bCs/>
          <w:vanish/>
          <w:sz w:val="26"/>
          <w:szCs w:val="26"/>
          <w:lang w:val="en-US" w:eastAsia="de-DE"/>
        </w:rPr>
      </w:pPr>
      <w:bookmarkStart w:id="340" w:name="_Toc484449266"/>
      <w:bookmarkEnd w:id="340"/>
    </w:p>
    <w:p w:rsidR="00D547DB" w:rsidRPr="00D547DB" w:rsidRDefault="00D547DB" w:rsidP="00D547DB">
      <w:pPr>
        <w:pStyle w:val="Listenabsatz"/>
        <w:keepNext/>
        <w:numPr>
          <w:ilvl w:val="1"/>
          <w:numId w:val="29"/>
        </w:numPr>
        <w:spacing w:before="240" w:after="60"/>
        <w:contextualSpacing w:val="0"/>
        <w:outlineLvl w:val="2"/>
        <w:rPr>
          <w:ins w:id="341" w:author="rolf" w:date="2017-06-05T15:37:00Z"/>
          <w:rFonts w:ascii="Arial" w:eastAsiaTheme="majorEastAsia" w:hAnsi="Arial" w:cstheme="majorBidi"/>
          <w:b/>
          <w:bCs/>
          <w:vanish/>
          <w:sz w:val="26"/>
          <w:szCs w:val="26"/>
          <w:lang w:val="en-US" w:eastAsia="de-DE"/>
        </w:rPr>
      </w:pPr>
      <w:bookmarkStart w:id="342" w:name="_Toc484449267"/>
      <w:bookmarkEnd w:id="342"/>
    </w:p>
    <w:p w:rsidR="00AE3DAA" w:rsidRPr="002B5809" w:rsidRDefault="00083A6E">
      <w:pPr>
        <w:pStyle w:val="berschrift3"/>
        <w:rPr>
          <w:lang w:val="en-US"/>
        </w:rPr>
      </w:pPr>
      <w:bookmarkStart w:id="343" w:name="_Toc484449268"/>
      <w:bookmarkStart w:id="344" w:name="_Ref484457563"/>
      <w:r w:rsidRPr="002B5809">
        <w:rPr>
          <w:lang w:val="en-US"/>
        </w:rPr>
        <w:t>Configuration at First Program Launch</w:t>
      </w:r>
      <w:bookmarkEnd w:id="343"/>
      <w:bookmarkEnd w:id="344"/>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345" w:author="Hempel, Rolf" w:date="2017-06-06T09:57:00Z">
        <w:r w:rsidR="006267A8">
          <w:rPr>
            <w:lang w:val="en-US"/>
          </w:rPr>
          <w:t>Appendix</w:t>
        </w:r>
        <w:r w:rsidR="006267A8" w:rsidRPr="002B5809">
          <w:rPr>
            <w:lang w:val="en-US"/>
          </w:rPr>
          <w:t xml:space="preserve"> A: Parameter</w:t>
        </w:r>
        <w:r w:rsidR="006267A8">
          <w:rPr>
            <w:lang w:val="en-US"/>
          </w:rPr>
          <w:t>s</w:t>
        </w:r>
        <w:r w:rsidR="006267A8" w:rsidRPr="002B5809">
          <w:rPr>
            <w:lang w:val="en-US"/>
          </w:rPr>
          <w:t xml:space="preserve"> </w:t>
        </w:r>
        <w:r w:rsidR="006267A8">
          <w:rPr>
            <w:lang w:val="en-US"/>
          </w:rPr>
          <w:t>at the Configuration Dialog</w:t>
        </w:r>
      </w:ins>
      <w:ins w:id="346" w:author="rolf" w:date="2017-06-05T21:11:00Z">
        <w:del w:id="347" w:author="Hempel, Rolf" w:date="2017-06-06T09:57:00Z">
          <w:r w:rsidR="00CD61A6" w:rsidDel="006267A8">
            <w:rPr>
              <w:lang w:val="en-US"/>
            </w:rPr>
            <w:delText>Appendix</w:delText>
          </w:r>
          <w:r w:rsidR="00CD61A6" w:rsidRPr="002B5809" w:rsidDel="006267A8">
            <w:rPr>
              <w:lang w:val="en-US"/>
            </w:rPr>
            <w:delText xml:space="preserve"> A: Parameter</w:delText>
          </w:r>
          <w:r w:rsidR="00CD61A6" w:rsidDel="006267A8">
            <w:rPr>
              <w:lang w:val="en-US"/>
            </w:rPr>
            <w:delText>s</w:delText>
          </w:r>
          <w:r w:rsidR="00CD61A6" w:rsidRPr="002B5809" w:rsidDel="006267A8">
            <w:rPr>
              <w:lang w:val="en-US"/>
            </w:rPr>
            <w:delText xml:space="preserve"> </w:delText>
          </w:r>
          <w:r w:rsidR="00CD61A6" w:rsidDel="006267A8">
            <w:rPr>
              <w:lang w:val="en-US"/>
            </w:rPr>
            <w:delText>at the Configuration Dialog</w:delText>
          </w:r>
        </w:del>
      </w:ins>
      <w:del w:id="348" w:author="Hempel, Rolf" w:date="2017-06-06T09:57:00Z">
        <w:r w:rsidR="00AB1F05" w:rsidDel="006267A8">
          <w:rPr>
            <w:lang w:val="en-US"/>
          </w:rPr>
          <w:delText>Appendix</w:delText>
        </w:r>
        <w:r w:rsidR="00AB1F05" w:rsidRPr="002B5809" w:rsidDel="006267A8">
          <w:rPr>
            <w:lang w:val="en-US"/>
          </w:rPr>
          <w:delText xml:space="preserve"> A: Parameter</w:delText>
        </w:r>
        <w:r w:rsidR="00AB1F05" w:rsidDel="006267A8">
          <w:rPr>
            <w:lang w:val="en-US"/>
          </w:rPr>
          <w:delText>s</w:delText>
        </w:r>
        <w:r w:rsidR="00AB1F05" w:rsidRPr="002B5809" w:rsidDel="006267A8">
          <w:rPr>
            <w:lang w:val="en-US"/>
          </w:rPr>
          <w:delText xml:space="preserve"> </w:delText>
        </w:r>
        <w:r w:rsidR="00AB1F05" w:rsidDel="006267A8">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F16035" w:rsidRDefault="00F16035" w:rsidP="00F15C51">
      <w:pPr>
        <w:rPr>
          <w:ins w:id="349" w:author="rolf" w:date="2017-06-05T20:01:00Z"/>
          <w:lang w:val="en-US" w:eastAsia="de-DE"/>
        </w:rPr>
      </w:pPr>
      <w:ins w:id="350" w:author="rolf" w:date="2017-06-05T19:56:00Z">
        <w:r>
          <w:rPr>
            <w:lang w:val="en-US" w:eastAsia="de-DE"/>
          </w:rPr>
          <w:t xml:space="preserve">MoonPanoramaMaker offers to write a detailed protocol of the observing session to </w:t>
        </w:r>
      </w:ins>
      <w:ins w:id="351" w:author="rolf" w:date="2017-06-05T19:57:00Z">
        <w:r>
          <w:rPr>
            <w:lang w:val="en-US" w:eastAsia="de-DE"/>
          </w:rPr>
          <w:t>“</w:t>
        </w:r>
      </w:ins>
      <w:ins w:id="352" w:author="rolf" w:date="2017-06-05T20:07:00Z">
        <w:r w:rsidR="002F0E10">
          <w:rPr>
            <w:lang w:val="en-US" w:eastAsia="de-DE"/>
          </w:rPr>
          <w:t>s</w:t>
        </w:r>
      </w:ins>
      <w:ins w:id="353" w:author="rolf" w:date="2017-06-05T19:57:00Z">
        <w:r>
          <w:rPr>
            <w:lang w:val="en-US" w:eastAsia="de-DE"/>
          </w:rPr>
          <w:t xml:space="preserve">tandard  </w:t>
        </w:r>
      </w:ins>
      <w:ins w:id="354" w:author="rolf" w:date="2017-06-05T20:07:00Z">
        <w:r w:rsidR="002F0E10">
          <w:rPr>
            <w:lang w:val="en-US" w:eastAsia="de-DE"/>
          </w:rPr>
          <w:t>o</w:t>
        </w:r>
      </w:ins>
      <w:ins w:id="355" w:author="rolf" w:date="2017-06-05T19:57:00Z">
        <w:r>
          <w:rPr>
            <w:lang w:val="en-US" w:eastAsia="de-DE"/>
          </w:rPr>
          <w:t xml:space="preserve">utput” or </w:t>
        </w:r>
        <w:del w:id="356" w:author="Hempel, Rolf" w:date="2017-06-06T09:19:00Z">
          <w:r w:rsidDel="003A3CCB">
            <w:rPr>
              <w:lang w:val="en-US" w:eastAsia="de-DE"/>
            </w:rPr>
            <w:delText xml:space="preserve">into </w:delText>
          </w:r>
        </w:del>
        <w:r>
          <w:rPr>
            <w:lang w:val="en-US" w:eastAsia="de-DE"/>
          </w:rPr>
          <w:t xml:space="preserve">a file. If </w:t>
        </w:r>
      </w:ins>
      <w:ins w:id="357" w:author="rolf" w:date="2017-06-05T19:59:00Z">
        <w:r>
          <w:rPr>
            <w:lang w:val="en-US" w:eastAsia="de-DE"/>
          </w:rPr>
          <w:t xml:space="preserve">output to </w:t>
        </w:r>
      </w:ins>
      <w:ins w:id="358" w:author="Hempel, Rolf" w:date="2017-06-06T09:19:00Z">
        <w:r w:rsidR="003A3CCB">
          <w:rPr>
            <w:lang w:val="en-US" w:eastAsia="de-DE"/>
          </w:rPr>
          <w:t xml:space="preserve">a </w:t>
        </w:r>
      </w:ins>
      <w:ins w:id="359" w:author="rolf" w:date="2017-06-05T19:59:00Z">
        <w:r>
          <w:rPr>
            <w:lang w:val="en-US" w:eastAsia="de-DE"/>
          </w:rPr>
          <w:t>file is selected (see Appendix A for details)</w:t>
        </w:r>
      </w:ins>
      <w:ins w:id="360" w:author="rolf" w:date="2017-06-05T19:57:00Z">
        <w:r>
          <w:rPr>
            <w:lang w:val="en-US" w:eastAsia="de-DE"/>
          </w:rPr>
          <w:t xml:space="preserve">, </w:t>
        </w:r>
      </w:ins>
      <w:ins w:id="361" w:author="rolf" w:date="2017-06-05T19:59:00Z">
        <w:r w:rsidR="002F0E10">
          <w:rPr>
            <w:lang w:val="en-US" w:eastAsia="de-DE"/>
          </w:rPr>
          <w:t>the name of the protocol file is “MoonPanoramaMaker</w:t>
        </w:r>
      </w:ins>
      <w:ins w:id="362" w:author="rolf" w:date="2017-06-05T20:00:00Z">
        <w:r w:rsidR="002F0E10">
          <w:rPr>
            <w:lang w:val="en-US" w:eastAsia="de-DE"/>
          </w:rPr>
          <w:t>.log” in the user’s home directory.</w:t>
        </w:r>
      </w:ins>
      <w:ins w:id="363" w:author="rolf" w:date="2017-06-05T20:01:00Z">
        <w:r w:rsidR="002F0E10">
          <w:rPr>
            <w:lang w:val="en-US" w:eastAsia="de-DE"/>
          </w:rPr>
          <w:t xml:space="preserve"> The user can choose different levels of detail</w:t>
        </w:r>
      </w:ins>
      <w:ins w:id="364" w:author="rolf" w:date="2017-06-05T20:02:00Z">
        <w:r w:rsidR="002F0E10">
          <w:rPr>
            <w:lang w:val="en-US" w:eastAsia="de-DE"/>
          </w:rPr>
          <w:t xml:space="preserve"> by setting parameter “Session </w:t>
        </w:r>
      </w:ins>
      <w:ins w:id="365" w:author="rolf" w:date="2017-06-05T20:03:00Z">
        <w:r w:rsidR="002F0E10">
          <w:rPr>
            <w:lang w:val="en-US" w:eastAsia="de-DE"/>
          </w:rPr>
          <w:t>p</w:t>
        </w:r>
      </w:ins>
      <w:ins w:id="366" w:author="rolf" w:date="2017-06-05T20:02:00Z">
        <w:r w:rsidR="002F0E10">
          <w:rPr>
            <w:lang w:val="en-US" w:eastAsia="de-DE"/>
          </w:rPr>
          <w:t>rotocol</w:t>
        </w:r>
      </w:ins>
      <w:ins w:id="367" w:author="rolf" w:date="2017-06-05T20:03:00Z">
        <w:r w:rsidR="002F0E10">
          <w:rPr>
            <w:lang w:val="en-US" w:eastAsia="de-DE"/>
          </w:rPr>
          <w:t xml:space="preserve"> l</w:t>
        </w:r>
      </w:ins>
      <w:ins w:id="368" w:author="rolf" w:date="2017-06-05T20:02:00Z">
        <w:r w:rsidR="002F0E10">
          <w:rPr>
            <w:lang w:val="en-US" w:eastAsia="de-DE"/>
          </w:rPr>
          <w:t>evel</w:t>
        </w:r>
      </w:ins>
      <w:ins w:id="369" w:author="rolf" w:date="2017-06-05T20:03:00Z">
        <w:r w:rsidR="002F0E10">
          <w:rPr>
            <w:lang w:val="en-US" w:eastAsia="de-DE"/>
          </w:rPr>
          <w:t>” to</w:t>
        </w:r>
      </w:ins>
      <w:ins w:id="370" w:author="rolf" w:date="2017-06-05T20:01:00Z">
        <w:r w:rsidR="002F0E10">
          <w:rPr>
            <w:lang w:val="en-US" w:eastAsia="de-DE"/>
          </w:rPr>
          <w:t>:</w:t>
        </w:r>
      </w:ins>
    </w:p>
    <w:p w:rsidR="002F0E10" w:rsidRDefault="002F0E10">
      <w:pPr>
        <w:pStyle w:val="Listenabsatz"/>
        <w:numPr>
          <w:ilvl w:val="0"/>
          <w:numId w:val="43"/>
        </w:numPr>
        <w:rPr>
          <w:ins w:id="371" w:author="rolf" w:date="2017-06-05T20:04:00Z"/>
          <w:lang w:val="en-US" w:eastAsia="de-DE"/>
        </w:rPr>
        <w:pPrChange w:id="372" w:author="rolf" w:date="2017-06-05T20:04:00Z">
          <w:pPr/>
        </w:pPrChange>
      </w:pPr>
      <w:ins w:id="373" w:author="rolf" w:date="2017-06-05T20:04:00Z">
        <w:r>
          <w:rPr>
            <w:lang w:val="en-US" w:eastAsia="de-DE"/>
          </w:rPr>
          <w:t>No protocol output</w:t>
        </w:r>
      </w:ins>
    </w:p>
    <w:p w:rsidR="002F0E10" w:rsidRDefault="002F0E10">
      <w:pPr>
        <w:pStyle w:val="Listenabsatz"/>
        <w:numPr>
          <w:ilvl w:val="0"/>
          <w:numId w:val="43"/>
        </w:numPr>
        <w:rPr>
          <w:ins w:id="374" w:author="rolf" w:date="2017-06-05T20:04:00Z"/>
          <w:lang w:val="en-US" w:eastAsia="de-DE"/>
        </w:rPr>
        <w:pPrChange w:id="375" w:author="rolf" w:date="2017-06-05T20:04:00Z">
          <w:pPr/>
        </w:pPrChange>
      </w:pPr>
      <w:ins w:id="376" w:author="rolf" w:date="2017-06-05T20:04:00Z">
        <w:r>
          <w:rPr>
            <w:lang w:val="en-US" w:eastAsia="de-DE"/>
          </w:rPr>
          <w:t>Only major activities</w:t>
        </w:r>
      </w:ins>
    </w:p>
    <w:p w:rsidR="002F0E10" w:rsidRDefault="002F0E10">
      <w:pPr>
        <w:pStyle w:val="Listenabsatz"/>
        <w:numPr>
          <w:ilvl w:val="0"/>
          <w:numId w:val="43"/>
        </w:numPr>
        <w:rPr>
          <w:ins w:id="377" w:author="rolf" w:date="2017-06-05T20:05:00Z"/>
          <w:lang w:val="en-US" w:eastAsia="de-DE"/>
        </w:rPr>
        <w:pPrChange w:id="378" w:author="rolf" w:date="2017-06-05T20:04:00Z">
          <w:pPr/>
        </w:pPrChange>
      </w:pPr>
      <w:ins w:id="379" w:author="rolf" w:date="2017-06-05T20:05:00Z">
        <w:r>
          <w:rPr>
            <w:lang w:val="en-US" w:eastAsia="de-DE"/>
          </w:rPr>
          <w:t>Major activities with additional details</w:t>
        </w:r>
      </w:ins>
    </w:p>
    <w:p w:rsidR="002F0E10" w:rsidRPr="002F0E10" w:rsidRDefault="002F0E10">
      <w:pPr>
        <w:pStyle w:val="Listenabsatz"/>
        <w:numPr>
          <w:ilvl w:val="0"/>
          <w:numId w:val="43"/>
        </w:numPr>
        <w:rPr>
          <w:ins w:id="380" w:author="rolf" w:date="2017-06-05T19:56:00Z"/>
          <w:lang w:val="en-US" w:eastAsia="de-DE"/>
        </w:rPr>
        <w:pPrChange w:id="381" w:author="rolf" w:date="2017-06-05T20:04:00Z">
          <w:pPr/>
        </w:pPrChange>
      </w:pPr>
      <w:ins w:id="382" w:author="rolf" w:date="2017-06-05T20:05:00Z">
        <w:r>
          <w:rPr>
            <w:lang w:val="en-US" w:eastAsia="de-DE"/>
          </w:rPr>
          <w:t>Detailed protocol (mainly for debugging)</w:t>
        </w:r>
      </w:ins>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r w:rsidR="00F15C51" w:rsidRPr="002B5809">
        <w:rPr>
          <w:lang w:val="en-US" w:eastAsia="de-DE"/>
        </w:rPr>
        <w:t xml:space="preserve">MoonPanoramaMaker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ins w:id="383" w:author="rolf" w:date="2017-06-05T20:08:00Z">
        <w:r w:rsidR="002F0E10">
          <w:rPr>
            <w:lang w:val="en-US" w:eastAsia="de-DE"/>
          </w:rPr>
          <w:t>”</w:t>
        </w:r>
      </w:ins>
      <w:del w:id="384" w:author="rolf" w:date="2017-06-05T20:08:00Z">
        <w:r w:rsidR="00DC2066" w:rsidDel="002F0E10">
          <w:rPr>
            <w:lang w:val="en-US" w:eastAsia="de-DE"/>
          </w:rPr>
          <w:delText>“</w:delText>
        </w:r>
      </w:del>
      <w:r w:rsidR="00DC2066">
        <w:rPr>
          <w:lang w:val="en-US" w:eastAsia="de-DE"/>
        </w:rPr>
        <w:t xml:space="preserve"> </w:t>
      </w:r>
      <w:r w:rsidR="004662A4">
        <w:rPr>
          <w:lang w:val="en-US" w:eastAsia="de-DE"/>
        </w:rPr>
        <w:t>into</w:t>
      </w:r>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Del="00AC3021" w:rsidRDefault="00AC3021" w:rsidP="00F15C51">
      <w:pPr>
        <w:rPr>
          <w:del w:id="385" w:author="rolf" w:date="2016-10-29T17:41:00Z"/>
          <w:lang w:val="en-US" w:eastAsia="de-DE"/>
        </w:rPr>
      </w:pPr>
      <w:r w:rsidRPr="002B5809">
        <w:rPr>
          <w:noProof/>
          <w:lang w:eastAsia="de-DE"/>
        </w:rPr>
        <w:lastRenderedPageBreak/>
        <mc:AlternateContent>
          <mc:Choice Requires="wps">
            <w:drawing>
              <wp:anchor distT="0" distB="0" distL="114300" distR="114300" simplePos="0" relativeHeight="251679744" behindDoc="0" locked="0" layoutInCell="1" allowOverlap="1" wp14:anchorId="6C111057" wp14:editId="65ACCCFE">
                <wp:simplePos x="0" y="0"/>
                <wp:positionH relativeFrom="column">
                  <wp:posOffset>69215</wp:posOffset>
                </wp:positionH>
                <wp:positionV relativeFrom="paragraph">
                  <wp:posOffset>2505248</wp:posOffset>
                </wp:positionV>
                <wp:extent cx="3768090" cy="443346"/>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346"/>
                        </a:xfrm>
                        <a:prstGeom prst="rect">
                          <a:avLst/>
                        </a:prstGeom>
                        <a:solidFill>
                          <a:srgbClr val="FFFFFF"/>
                        </a:solidFill>
                        <a:ln w="9525">
                          <a:noFill/>
                          <a:miter lim="800000"/>
                          <a:headEnd/>
                          <a:tailEnd/>
                        </a:ln>
                      </wps:spPr>
                      <wps:txbx>
                        <w:txbxContent>
                          <w:p w:rsidR="003A3CCB" w:rsidRPr="0030015A" w:rsidRDefault="003A3CCB" w:rsidP="00725B7F">
                            <w:pPr>
                              <w:rPr>
                                <w:lang w:val="en-US"/>
                              </w:rPr>
                            </w:pPr>
                            <w:r>
                              <w:rPr>
                                <w:lang w:val="en-US"/>
                              </w:rPr>
                              <w:t>Selecting the option “MoonPanoramaMaker” in FireCapture.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5pt;margin-top:197.25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" stroked="f">
                <v:textbox>
                  <w:txbxContent>
                    <w:p w:rsidR="003A3CCB" w:rsidRPr="0030015A" w:rsidRDefault="003A3CCB"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Pr>
          <w:noProof/>
          <w:lang w:eastAsia="de-DE"/>
        </w:rPr>
        <w:drawing>
          <wp:anchor distT="0" distB="0" distL="114300" distR="114300" simplePos="0" relativeHeight="251677696" behindDoc="0" locked="0" layoutInCell="1" allowOverlap="1" wp14:anchorId="314121FD" wp14:editId="2AC1A819">
            <wp:simplePos x="0" y="0"/>
            <wp:positionH relativeFrom="column">
              <wp:posOffset>5715</wp:posOffset>
            </wp:positionH>
            <wp:positionV relativeFrom="paragraph">
              <wp:posOffset>49530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3">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725B7F">
        <w:rPr>
          <w:lang w:val="en-US" w:eastAsia="de-DE"/>
        </w:rPr>
        <w:br w:type="textWrapping" w:clear="all"/>
      </w:r>
    </w:p>
    <w:p w:rsidR="00195D85" w:rsidRDefault="00195D85">
      <w:pPr>
        <w:rPr>
          <w:lang w:val="en-US" w:eastAsia="de-DE"/>
        </w:rPr>
        <w:pPrChange w:id="386" w:author="rolf" w:date="2016-10-29T17:41:00Z">
          <w:pPr>
            <w:spacing w:after="0" w:line="240" w:lineRule="auto"/>
          </w:pPr>
        </w:pPrChange>
      </w:pPr>
      <w:del w:id="387" w:author="rolf" w:date="2016-10-29T17:41:00Z">
        <w:r w:rsidDel="00AC3021">
          <w:rPr>
            <w:lang w:val="en-US" w:eastAsia="de-DE"/>
          </w:rPr>
          <w:br w:type="page"/>
        </w:r>
      </w:del>
    </w:p>
    <w:p w:rsidR="00F15C51" w:rsidRPr="002B5809" w:rsidRDefault="00F15C51" w:rsidP="00F15C51">
      <w:pPr>
        <w:rPr>
          <w:lang w:val="en-US" w:eastAsia="de-DE"/>
        </w:rPr>
      </w:pPr>
      <w:r w:rsidRPr="002B5809">
        <w:rPr>
          <w:lang w:val="en-US" w:eastAsia="de-DE"/>
        </w:rPr>
        <w:lastRenderedPageBreak/>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Camera automation</w:t>
      </w:r>
      <w:ins w:id="388" w:author="rolf" w:date="2017-06-05T20:42:00Z">
        <w:r w:rsidR="00CD72D8" w:rsidRPr="002B5809">
          <w:rPr>
            <w:lang w:val="en-US" w:eastAsia="de-DE"/>
          </w:rPr>
          <w:t>”</w:t>
        </w:r>
      </w:ins>
      <w:del w:id="389" w:author="rolf" w:date="2017-06-05T20:42:00Z">
        <w:r w:rsidRPr="002B5809" w:rsidDel="00CD72D8">
          <w:rPr>
            <w:lang w:val="en-US" w:eastAsia="de-DE"/>
          </w:rPr>
          <w:delText>“</w:delText>
        </w:r>
      </w:del>
      <w:r w:rsidRPr="002B5809">
        <w:rPr>
          <w:lang w:val="en-US" w:eastAsia="de-DE"/>
        </w:rPr>
        <w:t xml:space="preserve"> is set to </w:t>
      </w:r>
      <w:r w:rsidR="00C71601">
        <w:rPr>
          <w:lang w:val="en-US" w:eastAsia="de-DE"/>
        </w:rPr>
        <w:t>“</w:t>
      </w:r>
      <w:r w:rsidRPr="002B5809">
        <w:rPr>
          <w:lang w:val="en-US" w:eastAsia="de-DE"/>
        </w:rPr>
        <w:t>True</w:t>
      </w:r>
      <w:ins w:id="390" w:author="rolf" w:date="2017-06-05T20:42:00Z">
        <w:r w:rsidR="00CD72D8" w:rsidRPr="002B5809">
          <w:rPr>
            <w:lang w:val="en-US" w:eastAsia="de-DE"/>
          </w:rPr>
          <w:t>”</w:t>
        </w:r>
      </w:ins>
      <w:del w:id="391" w:author="rolf" w:date="2017-06-05T20:42:00Z">
        <w:r w:rsidRPr="002B5809" w:rsidDel="00CD72D8">
          <w:rPr>
            <w:lang w:val="en-US" w:eastAsia="de-DE"/>
          </w:rPr>
          <w:delText>“</w:delText>
        </w:r>
      </w:del>
      <w:r w:rsidRPr="002B5809">
        <w:rPr>
          <w:lang w:val="en-US" w:eastAsia="de-DE"/>
        </w:rPr>
        <w:t xml:space="preserve">, the external program FireCapture must be started </w:t>
      </w:r>
      <w:r w:rsidRPr="002B5809">
        <w:rPr>
          <w:b/>
          <w:lang w:val="en-US" w:eastAsia="de-DE"/>
        </w:rPr>
        <w:t xml:space="preserve">before </w:t>
      </w:r>
      <w:r w:rsidRPr="002B5809">
        <w:rPr>
          <w:lang w:val="en-US" w:eastAsia="de-DE"/>
        </w:rPr>
        <w:t>MoonPanoramaMaker</w:t>
      </w:r>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In the FireCapture menu “</w:t>
      </w:r>
      <w:r w:rsidR="00630728" w:rsidRPr="007A4275">
        <w:rPr>
          <w:lang w:val="en-US" w:eastAsia="de-DE"/>
        </w:rPr>
        <w:t>PreProcessing</w:t>
      </w:r>
      <w:r w:rsidR="00630728" w:rsidRPr="002B5809">
        <w:rPr>
          <w:lang w:val="en-US" w:eastAsia="de-DE"/>
        </w:rPr>
        <w:t>” the entry “MoonPanoramaMaker” must be selected.</w:t>
      </w:r>
      <w:r w:rsidR="004662A4">
        <w:rPr>
          <w:lang w:val="en-US" w:eastAsia="de-DE"/>
        </w:rPr>
        <w:t xml:space="preserve"> If the entry is missing, </w:t>
      </w:r>
      <w:ins w:id="392" w:author="rolf" w:date="2016-05-01T09:00:00Z">
        <w:r w:rsidR="007D1C1E">
          <w:rPr>
            <w:lang w:val="en-US" w:eastAsia="de-DE"/>
          </w:rPr>
          <w:t>a wrong</w:t>
        </w:r>
      </w:ins>
      <w:ins w:id="393" w:author="rolf" w:date="2016-05-01T08:58:00Z">
        <w:r w:rsidR="007D1C1E">
          <w:rPr>
            <w:lang w:val="en-US" w:eastAsia="de-DE"/>
          </w:rPr>
          <w:t xml:space="preserve"> FireCapture version </w:t>
        </w:r>
      </w:ins>
      <w:ins w:id="394" w:author="rolf" w:date="2016-05-01T09:00:00Z">
        <w:r w:rsidR="007D1C1E">
          <w:rPr>
            <w:lang w:val="en-US" w:eastAsia="de-DE"/>
          </w:rPr>
          <w:t>is used</w:t>
        </w:r>
      </w:ins>
      <w:ins w:id="395" w:author="rolf" w:date="2016-05-01T08:58:00Z">
        <w:r w:rsidR="007D1C1E">
          <w:rPr>
            <w:lang w:val="en-US" w:eastAsia="de-DE"/>
          </w:rPr>
          <w:t xml:space="preserve">, or </w:t>
        </w:r>
      </w:ins>
      <w:r w:rsidR="004662A4">
        <w:rPr>
          <w:lang w:val="en-US" w:eastAsia="de-DE"/>
        </w:rPr>
        <w:t xml:space="preserve">the MoonPanoramaMaker plugin </w:t>
      </w:r>
      <w:del w:id="396" w:author="rolf" w:date="2016-05-01T08:56:00Z">
        <w:r w:rsidR="004662A4" w:rsidDel="003A4583">
          <w:rPr>
            <w:lang w:val="en-US" w:eastAsia="de-DE"/>
          </w:rPr>
          <w:delText xml:space="preserve">file </w:delText>
        </w:r>
      </w:del>
      <w:ins w:id="397" w:author="rolf" w:date="2016-05-01T08:56:00Z">
        <w:r w:rsidR="003A4583">
          <w:rPr>
            <w:lang w:val="en-US" w:eastAsia="de-DE"/>
          </w:rPr>
          <w:t xml:space="preserve">folder </w:t>
        </w:r>
      </w:ins>
      <w:r w:rsidR="004662A4">
        <w:rPr>
          <w:lang w:val="en-US" w:eastAsia="de-DE"/>
        </w:rPr>
        <w:t xml:space="preserve">has not been copied yet into FireCapture’s plugin directory (see Section </w:t>
      </w:r>
      <w:r w:rsidR="004662A4">
        <w:rPr>
          <w:lang w:val="en-US" w:eastAsia="de-DE"/>
        </w:rPr>
        <w:fldChar w:fldCharType="begin"/>
      </w:r>
      <w:r w:rsidR="004662A4">
        <w:rPr>
          <w:lang w:val="en-US" w:eastAsia="de-DE"/>
        </w:rPr>
        <w:instrText xml:space="preserve"> REF _Ref447780942 \r \h </w:instrText>
      </w:r>
      <w:r w:rsidR="004662A4">
        <w:rPr>
          <w:lang w:val="en-US" w:eastAsia="de-DE"/>
        </w:rPr>
      </w:r>
      <w:r w:rsidR="004662A4">
        <w:rPr>
          <w:lang w:val="en-US" w:eastAsia="de-DE"/>
        </w:rPr>
        <w:fldChar w:fldCharType="separate"/>
      </w:r>
      <w:ins w:id="398" w:author="Hempel, Rolf" w:date="2017-06-06T09:57:00Z">
        <w:r w:rsidR="006267A8">
          <w:rPr>
            <w:lang w:val="en-US" w:eastAsia="de-DE"/>
          </w:rPr>
          <w:t>3</w:t>
        </w:r>
      </w:ins>
      <w:ins w:id="399" w:author="rolf" w:date="2017-06-05T21:11:00Z">
        <w:del w:id="400" w:author="Hempel, Rolf" w:date="2017-06-06T09:57:00Z">
          <w:r w:rsidR="00CD61A6" w:rsidDel="006267A8">
            <w:rPr>
              <w:lang w:val="en-US" w:eastAsia="de-DE"/>
            </w:rPr>
            <w:delText>3</w:delText>
          </w:r>
        </w:del>
      </w:ins>
      <w:del w:id="401" w:author="Hempel, Rolf" w:date="2017-06-06T09:57:00Z">
        <w:r w:rsidR="00170BDF" w:rsidDel="006267A8">
          <w:rPr>
            <w:lang w:val="en-US" w:eastAsia="de-DE"/>
          </w:rPr>
          <w:delText>2</w:delText>
        </w:r>
      </w:del>
      <w:r w:rsidR="004662A4">
        <w:rPr>
          <w:lang w:val="en-US" w:eastAsia="de-DE"/>
        </w:rPr>
        <w:fldChar w:fldCharType="end"/>
      </w:r>
      <w:r w:rsidR="004662A4">
        <w:rPr>
          <w:lang w:val="en-US" w:eastAsia="de-DE"/>
        </w:rPr>
        <w:t>).</w:t>
      </w:r>
      <w:r w:rsidR="00630728">
        <w:rPr>
          <w:lang w:val="en-US" w:eastAsia="de-DE"/>
        </w:rPr>
        <w:t xml:space="preserve"> MoonPanoramaMaker requests the user to make sure that this is done, and to acknowledge </w:t>
      </w:r>
      <w:r w:rsidR="00B03FCE">
        <w:rPr>
          <w:lang w:val="en-US" w:eastAsia="de-DE"/>
        </w:rPr>
        <w:t>with</w:t>
      </w:r>
      <w:r w:rsidR="00630728">
        <w:rPr>
          <w:lang w:val="en-US" w:eastAsia="de-DE"/>
        </w:rPr>
        <w:t xml:space="preserve"> pressing “</w:t>
      </w:r>
      <w:ins w:id="402" w:author="rolf" w:date="2017-06-05T20:44:00Z">
        <w:r w:rsidR="00CD72D8">
          <w:rPr>
            <w:lang w:val="en-US" w:eastAsia="de-DE"/>
          </w:rPr>
          <w:t>E</w:t>
        </w:r>
      </w:ins>
      <w:del w:id="403" w:author="rolf" w:date="2017-06-05T20:44:00Z">
        <w:r w:rsidR="00630728" w:rsidDel="00CD72D8">
          <w:rPr>
            <w:lang w:val="en-US" w:eastAsia="de-DE"/>
          </w:rPr>
          <w:delText>e</w:delText>
        </w:r>
      </w:del>
      <w:r w:rsidR="00630728">
        <w:rPr>
          <w:lang w:val="en-US" w:eastAsia="de-DE"/>
        </w:rPr>
        <w:t>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alignment are kept. For this reason it is recommended to do all parameter changes at program start only.</w:t>
      </w:r>
    </w:p>
    <w:p w:rsidR="005C3C0C" w:rsidRPr="002B5809" w:rsidRDefault="008C5A95" w:rsidP="005C3C0C">
      <w:pPr>
        <w:pStyle w:val="berschrift3"/>
        <w:rPr>
          <w:lang w:val="en-US"/>
        </w:rPr>
      </w:pPr>
      <w:bookmarkStart w:id="404" w:name="_Toc484449269"/>
      <w:r w:rsidRPr="002B5809">
        <w:rPr>
          <w:lang w:val="en-US"/>
        </w:rPr>
        <w:t>Choosing the ASCOM Hub</w:t>
      </w:r>
      <w:bookmarkEnd w:id="404"/>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MoonPanoramaMaker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625AA1F8" wp14:editId="4A048D98">
            <wp:extent cx="2195946" cy="1325363"/>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4">
                      <a:extLst>
                        <a:ext uri="{28A0092B-C50C-407E-A947-70E740481C1C}">
                          <a14:useLocalDpi xmlns:a14="http://schemas.microsoft.com/office/drawing/2010/main" val="0"/>
                        </a:ext>
                      </a:extLst>
                    </a:blip>
                    <a:stretch>
                      <a:fillRect/>
                    </a:stretch>
                  </pic:blipFill>
                  <pic:spPr>
                    <a:xfrm>
                      <a:off x="0" y="0"/>
                      <a:ext cx="2196418" cy="1325648"/>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RDefault="005B7F84" w:rsidP="00BC408E">
      <w:pPr>
        <w:pStyle w:val="berschrift3"/>
        <w:rPr>
          <w:lang w:val="en-US"/>
        </w:rPr>
      </w:pPr>
      <w:bookmarkStart w:id="405" w:name="_Toc484449270"/>
      <w:r w:rsidRPr="002B5809">
        <w:rPr>
          <w:lang w:val="en-US"/>
        </w:rPr>
        <w:t>Layout of the Main Window</w:t>
      </w:r>
      <w:bookmarkEnd w:id="405"/>
    </w:p>
    <w:p w:rsidR="005C3C0C" w:rsidRPr="00552C73" w:rsidRDefault="005B7F84" w:rsidP="00660617">
      <w:pPr>
        <w:rPr>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w:t>
      </w:r>
      <w:ins w:id="406" w:author="rolf" w:date="2017-06-05T20:45:00Z">
        <w:r w:rsidR="00CD72D8">
          <w:rPr>
            <w:lang w:val="en-US" w:eastAsia="de-DE"/>
          </w:rPr>
          <w:t>E</w:t>
        </w:r>
      </w:ins>
      <w:del w:id="407" w:author="rolf" w:date="2017-06-05T20:45:00Z">
        <w:r w:rsidR="0050205E" w:rsidRPr="002B5809" w:rsidDel="00CD72D8">
          <w:rPr>
            <w:lang w:val="en-US" w:eastAsia="de-DE"/>
          </w:rPr>
          <w:delText>e</w:delText>
        </w:r>
      </w:del>
      <w:r w:rsidR="0050205E" w:rsidRPr="002B5809">
        <w:rPr>
          <w:lang w:val="en-US" w:eastAsia="de-DE"/>
        </w:rPr>
        <w:t>nter” key.</w:t>
      </w:r>
    </w:p>
    <w:p w:rsidR="00A4216F" w:rsidRDefault="0050205E" w:rsidP="00776F8A">
      <w:pPr>
        <w:pStyle w:val="Listenabsatz"/>
        <w:numPr>
          <w:ilvl w:val="0"/>
          <w:numId w:val="36"/>
        </w:numPr>
        <w:rPr>
          <w:lang w:val="en-US" w:eastAsia="de-DE"/>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552C73" w:rsidRDefault="00931F57" w:rsidP="00552C73">
      <w:pPr>
        <w:rPr>
          <w:lang w:val="en-US" w:eastAsia="de-DE"/>
        </w:rPr>
      </w:pPr>
      <w:del w:id="408" w:author="rolf" w:date="2016-05-01T09:07:00Z">
        <w:r w:rsidDel="000A51DA">
          <w:rPr>
            <w:noProof/>
            <w:lang w:eastAsia="de-DE"/>
          </w:rPr>
          <w:lastRenderedPageBreak/>
          <w:drawing>
            <wp:inline distT="0" distB="0" distL="0" distR="0" wp14:anchorId="28C9554A" wp14:editId="4ED9AEE1">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409" w:author="rolf" w:date="2017-06-05T19:50:00Z">
        <w:r w:rsidR="00F16035">
          <w:rPr>
            <w:noProof/>
            <w:lang w:eastAsia="de-DE"/>
          </w:rPr>
          <w:drawing>
            <wp:inline distT="0" distB="0" distL="0" distR="0" wp14:anchorId="7224B496" wp14:editId="0530E405">
              <wp:extent cx="5184372" cy="193270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ins>
    </w:p>
    <w:p w:rsidR="000A51DA" w:rsidRDefault="000A51DA">
      <w:pPr>
        <w:rPr>
          <w:ins w:id="410" w:author="rolf" w:date="2016-05-01T09:10:00Z"/>
          <w:lang w:val="en-US"/>
        </w:rPr>
        <w:pPrChange w:id="411" w:author="rolf" w:date="2016-05-01T09:10:00Z">
          <w:pPr>
            <w:pStyle w:val="berschrift3"/>
          </w:pPr>
        </w:pPrChange>
      </w:pPr>
      <w:bookmarkStart w:id="412" w:name="_Ref447715460"/>
    </w:p>
    <w:p w:rsidR="003214BE" w:rsidRPr="002B5809" w:rsidRDefault="00B03FCE" w:rsidP="003214BE">
      <w:pPr>
        <w:pStyle w:val="berschrift3"/>
        <w:rPr>
          <w:lang w:val="en-US"/>
        </w:rPr>
      </w:pPr>
      <w:bookmarkStart w:id="413" w:name="_Ref449896630"/>
      <w:bookmarkStart w:id="414" w:name="_Toc484449271"/>
      <w:r>
        <w:rPr>
          <w:lang w:val="en-US"/>
        </w:rPr>
        <w:t>Selecting a Landmark on the Moon for Mount Alignment</w:t>
      </w:r>
      <w:bookmarkEnd w:id="412"/>
      <w:bookmarkEnd w:id="413"/>
      <w:bookmarkEnd w:id="414"/>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MoonPanoramaMaker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Since MoonPanoramaMaker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w:lastRenderedPageBreak/>
        <mc:AlternateContent>
          <mc:Choice Requires="wps">
            <w:drawing>
              <wp:anchor distT="0" distB="0" distL="114300" distR="114300" simplePos="0" relativeHeight="251681792" behindDoc="0" locked="0" layoutInCell="1" allowOverlap="1" wp14:anchorId="4F2DE166" wp14:editId="2E2CF374">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3A3CCB" w:rsidRPr="00A137BE" w:rsidRDefault="003A3CCB"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Bm+FKIjAgAAIwQAAA4AAAAAAAAAAAAAAAAALgIAAGRycy9lMm9Eb2Mu&#10;eG1sUEsBAi0AFAAGAAgAAAAhAFpuEnnfAAAACwEAAA8AAAAAAAAAAAAAAAAAfQQAAGRycy9kb3du&#10;cmV2LnhtbFBLBQYAAAAABAAEAPMAAACJBQAAAAA=&#10;" stroked="f">
                <v:textbox>
                  <w:txbxContent>
                    <w:p w:rsidR="003A3CCB" w:rsidRPr="00A137BE" w:rsidRDefault="003A3CCB"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0D84641D" wp14:editId="2B015E24">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Del="00721F90" w:rsidRDefault="0009390B">
      <w:pPr>
        <w:spacing w:after="0" w:line="240" w:lineRule="auto"/>
        <w:rPr>
          <w:del w:id="415" w:author="rolf" w:date="2017-06-05T15:54:00Z"/>
          <w:lang w:val="en-US" w:eastAsia="de-DE"/>
        </w:rPr>
      </w:pPr>
      <w:del w:id="416" w:author="rolf" w:date="2017-06-05T15:54:00Z">
        <w:r w:rsidDel="00721F90">
          <w:rPr>
            <w:lang w:val="en-US" w:eastAsia="de-DE"/>
          </w:rPr>
          <w:br w:type="page"/>
        </w:r>
      </w:del>
    </w:p>
    <w:p w:rsidR="00236638" w:rsidRDefault="00236638">
      <w:pPr>
        <w:spacing w:after="0" w:line="240" w:lineRule="auto"/>
        <w:rPr>
          <w:ins w:id="417" w:author="rolf" w:date="2017-06-05T15:55:00Z"/>
          <w:lang w:val="en-US" w:eastAsia="de-DE"/>
        </w:rPr>
        <w:pPrChange w:id="418" w:author="rolf" w:date="2017-06-05T15:54:00Z">
          <w:pPr/>
        </w:pPrChange>
      </w:pPr>
      <w:r w:rsidRPr="002B5809">
        <w:rPr>
          <w:lang w:val="en-US" w:eastAsia="de-DE"/>
        </w:rPr>
        <w:lastRenderedPageBreak/>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MoonPanoramaMaker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r w:rsidR="00C605E5">
        <w:rPr>
          <w:lang w:val="en-US" w:eastAsia="de-DE"/>
        </w:rPr>
        <w:t>seleno</w:t>
      </w:r>
      <w:r>
        <w:rPr>
          <w:lang w:val="en-US" w:eastAsia="de-DE"/>
        </w:rPr>
        <w:t xml:space="preserve">graphic coordinates of the landmark must be known. MoonPanoramaMaker, therefore, </w:t>
      </w:r>
      <w:r w:rsidR="0009390B">
        <w:rPr>
          <w:lang w:val="en-US" w:eastAsia="de-DE"/>
        </w:rPr>
        <w:t xml:space="preserve">keeps a list of the </w:t>
      </w:r>
      <w:r w:rsidR="00C605E5">
        <w:rPr>
          <w:lang w:val="en-US" w:eastAsia="de-DE"/>
        </w:rPr>
        <w:t>seleno</w:t>
      </w:r>
      <w:r w:rsidR="0009390B">
        <w:rPr>
          <w:lang w:val="en-US" w:eastAsia="de-DE"/>
        </w:rPr>
        <w:t>graphic coordinates of</w:t>
      </w:r>
      <w:r>
        <w:rPr>
          <w:lang w:val="en-US" w:eastAsia="de-DE"/>
        </w:rPr>
        <w:t xml:space="preserve"> many potential landmarks. Second, these coordinates must be translated into equatorial coordinate offsets (in right ascension and declination) relative to the Moon center. This coordinate transformation </w:t>
      </w:r>
      <w:r w:rsidR="0009390B">
        <w:rPr>
          <w:lang w:val="en-US" w:eastAsia="de-DE"/>
        </w:rPr>
        <w:t>is not straightforward</w:t>
      </w:r>
      <w:r>
        <w:rPr>
          <w:lang w:val="en-US" w:eastAsia="de-DE"/>
        </w:rPr>
        <w:t xml:space="preserve"> and requires as input the Moon’s libration angles and the position angle of its rotational axis. The algorithmic details are summarized in Appendix B. </w:t>
      </w:r>
    </w:p>
    <w:p w:rsidR="00721F90" w:rsidRDefault="00721F90">
      <w:pPr>
        <w:spacing w:after="0" w:line="240" w:lineRule="auto"/>
        <w:rPr>
          <w:lang w:val="en-US" w:eastAsia="de-DE"/>
        </w:rPr>
        <w:pPrChange w:id="419" w:author="rolf" w:date="2017-06-05T15:54:00Z">
          <w:pPr/>
        </w:pPrChange>
      </w:pPr>
    </w:p>
    <w:p w:rsidR="006953CA" w:rsidRDefault="00B03FCE" w:rsidP="00B67BA7">
      <w:pPr>
        <w:rPr>
          <w:ins w:id="420" w:author="rolf" w:date="2017-06-05T15:56:00Z"/>
          <w:lang w:val="en-US" w:eastAsia="de-DE"/>
        </w:rPr>
      </w:pPr>
      <w:r>
        <w:rPr>
          <w:lang w:val="en-US" w:eastAsia="de-DE"/>
        </w:rPr>
        <w:t xml:space="preserve">At program startup, MoonPanoramaMaker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currently located </w:t>
      </w:r>
      <w:r>
        <w:rPr>
          <w:lang w:val="en-US" w:eastAsia="de-DE"/>
        </w:rPr>
        <w:t>within the sunlit part of the Moon</w:t>
      </w:r>
      <w:r w:rsidR="00ED72C5">
        <w:rPr>
          <w:lang w:val="en-US" w:eastAsia="de-DE"/>
        </w:rPr>
        <w:t>. When the user selects a combobox entry, a picture of the Moon with arrows pointing to the selected feature is shown. The choice is acknowledged by pressing the “OK” button.</w:t>
      </w:r>
      <w:r w:rsidR="00931F57">
        <w:rPr>
          <w:lang w:val="en-US" w:eastAsia="de-DE"/>
        </w:rPr>
        <w:t xml:space="preserve"> A view of the selected landmark can be recalled later at any time by pressing the button “Show Landmark”.</w:t>
      </w:r>
    </w:p>
    <w:p w:rsidR="00721F90" w:rsidRDefault="00721F90" w:rsidP="00B67BA7">
      <w:pPr>
        <w:rPr>
          <w:lang w:val="en-US" w:eastAsia="de-DE"/>
        </w:rPr>
      </w:pPr>
      <w:ins w:id="421" w:author="rolf" w:date="2017-06-05T15:56:00Z">
        <w:r>
          <w:rPr>
            <w:lang w:val="en-US" w:eastAsia="de-DE"/>
          </w:rPr>
          <w:t xml:space="preserve">The choice of the landmark requires special attention if </w:t>
        </w:r>
      </w:ins>
      <w:ins w:id="422" w:author="rolf" w:date="2017-06-05T15:57:00Z">
        <w:r>
          <w:rPr>
            <w:lang w:val="en-US" w:eastAsia="de-DE"/>
          </w:rPr>
          <w:t>the user plans to use</w:t>
        </w:r>
      </w:ins>
      <w:ins w:id="423" w:author="rolf" w:date="2017-06-05T15:58:00Z">
        <w:r>
          <w:rPr>
            <w:lang w:val="en-US" w:eastAsia="de-DE"/>
          </w:rPr>
          <w:t xml:space="preserve"> </w:t>
        </w:r>
      </w:ins>
      <w:ins w:id="424" w:author="rolf" w:date="2017-06-05T15:57:00Z">
        <w:r>
          <w:rPr>
            <w:lang w:val="en-US" w:eastAsia="de-DE"/>
          </w:rPr>
          <w:t>“auto-alignment”</w:t>
        </w:r>
      </w:ins>
      <w:ins w:id="425" w:author="rolf" w:date="2017-06-05T15:58:00Z">
        <w:r>
          <w:rPr>
            <w:lang w:val="en-US" w:eastAsia="de-DE"/>
          </w:rPr>
          <w:t>. In this</w:t>
        </w:r>
        <w:r w:rsidR="003463D1">
          <w:rPr>
            <w:lang w:val="en-US" w:eastAsia="de-DE"/>
          </w:rPr>
          <w:t xml:space="preserve"> case it is important that the landmark lies in an area with enough surface detail for the automatic shift determination to work properly. </w:t>
        </w:r>
      </w:ins>
      <w:ins w:id="426" w:author="rolf" w:date="2017-06-05T16:00:00Z">
        <w:r w:rsidR="003463D1">
          <w:rPr>
            <w:lang w:val="en-US" w:eastAsia="de-DE"/>
          </w:rPr>
          <w:t>Additionally, it is best if the landmark is in an area of average brightness, so that it will not be heavily over- or underexposed during the whole observing session.</w:t>
        </w:r>
      </w:ins>
    </w:p>
    <w:p w:rsidR="00ED72C5" w:rsidRPr="002B5809" w:rsidRDefault="00ED72C5" w:rsidP="00B67BA7">
      <w:pPr>
        <w:rPr>
          <w:lang w:val="en-US" w:eastAsia="de-DE"/>
        </w:rPr>
      </w:pPr>
      <w:r>
        <w:rPr>
          <w:lang w:val="en-US" w:eastAsia="de-DE"/>
        </w:rPr>
        <w:t xml:space="preserve">Next, MoonPanoramaMaker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6E8547FE" wp14:editId="0A27CEF7">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3A3CCB" w:rsidRPr="00A137BE" w:rsidRDefault="003A3CCB">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mJg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mGcRKyN0tUgjqiXg3Ft8Zmh0YL7RUmPK1tR/3PPnKRE&#10;f7Ko+c10Po87npz54rpAx11G6ssIsxyhKhooGc1NSO8i0rZwh7NpVJLtlcmJMq5iUvP0bOKuX/op&#10;6/Vxr58B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AoGYmmJgIAACQEAAAOAAAAAAAAAAAAAAAAAC4CAABkcnMvZTJv&#10;RG9jLnhtbFBLAQItABQABgAIAAAAIQAZLCBg4AAAAAsBAAAPAAAAAAAAAAAAAAAAAIAEAABkcnMv&#10;ZG93bnJldi54bWxQSwUGAAAAAAQABADzAAAAjQUAAAAA&#10;" stroked="f">
                <v:textbox>
                  <w:txbxContent>
                    <w:p w:rsidR="003A3CCB" w:rsidRPr="00A137BE" w:rsidRDefault="003A3CCB">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43B9E97" wp14:editId="6E3FDD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427"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FireCapture. The FireCapture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controller, or the a</w:t>
      </w:r>
      <w:r w:rsidR="00B71574">
        <w:rPr>
          <w:lang w:val="en-US" w:eastAsia="de-DE"/>
        </w:rPr>
        <w:t xml:space="preserve">rrow keys of the computer with the </w:t>
      </w:r>
      <w:r w:rsidR="00B71574">
        <w:rPr>
          <w:lang w:val="en-US" w:eastAsia="de-DE"/>
        </w:rPr>
        <w:lastRenderedPageBreak/>
        <w:t xml:space="preserve">focus being on the main </w:t>
      </w:r>
      <w:r w:rsidRPr="002B5809">
        <w:rPr>
          <w:lang w:val="en-US" w:eastAsia="de-DE"/>
        </w:rPr>
        <w:t xml:space="preserve">MoonPanoramaMaker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from the same side as the telescope does during a Go</w:t>
      </w:r>
      <w:r w:rsidR="003A5E4E">
        <w:rPr>
          <w:b/>
          <w:lang w:val="en-US" w:eastAsia="de-DE"/>
        </w:rPr>
        <w:t>T</w:t>
      </w:r>
      <w:r w:rsidR="00B84479" w:rsidRPr="00B84479">
        <w:rPr>
          <w:b/>
          <w:lang w:val="en-US" w:eastAsia="de-DE"/>
        </w:rPr>
        <w:t>o operation. Otherwise any backlash of the declination gear would reduce the alignment precision.</w:t>
      </w:r>
    </w:p>
    <w:p w:rsidR="0023335B" w:rsidRPr="002B5809"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ins w:id="428" w:author="rolf" w:date="2017-06-05T20:45:00Z">
        <w:r w:rsidR="00CD72D8">
          <w:rPr>
            <w:lang w:val="en-US" w:eastAsia="de-DE"/>
          </w:rPr>
          <w:t>E</w:t>
        </w:r>
      </w:ins>
      <w:del w:id="429" w:author="rolf" w:date="2017-06-05T20:45:00Z">
        <w:r w:rsidRPr="002B5809" w:rsidDel="00CD72D8">
          <w:rPr>
            <w:lang w:val="en-US" w:eastAsia="de-DE"/>
          </w:rPr>
          <w:delText>e</w:delText>
        </w:r>
      </w:del>
      <w:r w:rsidRPr="002B5809">
        <w:rPr>
          <w:lang w:val="en-US" w:eastAsia="de-DE"/>
        </w:rPr>
        <w:t>nter”. At this point MoonPanoramaMaker 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430" w:name="_Ref447716709"/>
      <w:bookmarkStart w:id="431" w:name="_Toc484449272"/>
      <w:r w:rsidRPr="002B5809">
        <w:rPr>
          <w:lang w:val="en-US"/>
        </w:rPr>
        <w:t>Camera Rotation</w:t>
      </w:r>
      <w:bookmarkEnd w:id="430"/>
      <w:bookmarkEnd w:id="431"/>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MoonPanoramaMaker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23318320" wp14:editId="3D8014C1">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75A8F771" wp14:editId="6E29A741">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del w:id="432" w:author="rolf" w:date="2016-10-29T18:06:00Z">
        <w:r w:rsidRPr="002B5809" w:rsidDel="006B2BFE">
          <w:rPr>
            <w:lang w:val="en-US" w:eastAsia="de-DE"/>
          </w:rPr>
          <w:delText>is oriented correctly in the</w:delText>
        </w:r>
      </w:del>
      <w:ins w:id="433" w:author="rolf" w:date="2016-10-29T18:06:00Z">
        <w:r w:rsidR="006B2BFE">
          <w:rPr>
            <w:lang w:val="en-US" w:eastAsia="de-DE"/>
          </w:rPr>
          <w:t>runs vertically through the center of the</w:t>
        </w:r>
      </w:ins>
      <w:r w:rsidRPr="002B5809">
        <w:rPr>
          <w:lang w:val="en-US" w:eastAsia="de-DE"/>
        </w:rPr>
        <w:t xml:space="preserve"> live view window (see the illustration above), and to acknowledge with “</w:t>
      </w:r>
      <w:ins w:id="434" w:author="rolf" w:date="2017-06-05T20:45:00Z">
        <w:r w:rsidR="00CD72D8">
          <w:rPr>
            <w:lang w:val="en-US" w:eastAsia="de-DE"/>
          </w:rPr>
          <w:t>E</w:t>
        </w:r>
      </w:ins>
      <w:del w:id="435" w:author="rolf" w:date="2017-06-05T20:45:00Z">
        <w:r w:rsidRPr="002B5809" w:rsidDel="00CD72D8">
          <w:rPr>
            <w:lang w:val="en-US" w:eastAsia="de-DE"/>
          </w:rPr>
          <w:delText>e</w:delText>
        </w:r>
      </w:del>
      <w:r w:rsidRPr="002B5809">
        <w:rPr>
          <w:lang w:val="en-US" w:eastAsia="de-DE"/>
        </w:rPr>
        <w:t>nter”. It does not matter if the Moon is standing upright or upside down.</w:t>
      </w:r>
      <w:ins w:id="436" w:author="rolf" w:date="2017-06-05T16:02:00Z">
        <w:r w:rsidR="003463D1">
          <w:rPr>
            <w:lang w:val="en-US" w:eastAsia="de-DE"/>
          </w:rPr>
          <w:t xml:space="preserve"> </w:t>
        </w:r>
      </w:ins>
      <w:ins w:id="437" w:author="rolf" w:date="2017-06-05T16:06:00Z">
        <w:del w:id="438" w:author="Hempel, Rolf" w:date="2017-06-06T09:25:00Z">
          <w:r w:rsidR="003463D1" w:rsidDel="003A3CCB">
            <w:rPr>
              <w:lang w:val="en-US" w:eastAsia="de-DE"/>
            </w:rPr>
            <w:delText>(</w:delText>
          </w:r>
        </w:del>
      </w:ins>
      <w:ins w:id="439" w:author="rolf" w:date="2017-06-05T16:02:00Z">
        <w:r w:rsidR="003463D1">
          <w:rPr>
            <w:lang w:val="en-US" w:eastAsia="de-DE"/>
          </w:rPr>
          <w:t xml:space="preserve">The example in the above pictures is unusual in that it shows the moon at very </w:t>
        </w:r>
        <w:del w:id="440" w:author="Hempel, Rolf" w:date="2017-06-06T09:25:00Z">
          <w:r w:rsidR="003463D1" w:rsidDel="003A3CCB">
            <w:rPr>
              <w:lang w:val="en-US" w:eastAsia="de-DE"/>
            </w:rPr>
            <w:delText>small</w:delText>
          </w:r>
        </w:del>
      </w:ins>
      <w:ins w:id="441" w:author="Hempel, Rolf" w:date="2017-06-06T09:25:00Z">
        <w:r w:rsidR="003A3CCB">
          <w:rPr>
            <w:lang w:val="en-US" w:eastAsia="de-DE"/>
          </w:rPr>
          <w:t>low</w:t>
        </w:r>
      </w:ins>
      <w:ins w:id="442" w:author="rolf" w:date="2017-06-05T16:02:00Z">
        <w:r w:rsidR="003463D1">
          <w:rPr>
            <w:lang w:val="en-US" w:eastAsia="de-DE"/>
          </w:rPr>
          <w:t xml:space="preserve"> magnification.</w:t>
        </w:r>
      </w:ins>
      <w:ins w:id="443" w:author="rolf" w:date="2017-06-05T16:03:00Z">
        <w:r w:rsidR="003463D1">
          <w:rPr>
            <w:lang w:val="en-US" w:eastAsia="de-DE"/>
          </w:rPr>
          <w:t xml:space="preserve"> Usually the </w:t>
        </w:r>
      </w:ins>
      <w:ins w:id="444" w:author="rolf" w:date="2017-06-05T16:06:00Z">
        <w:r w:rsidR="003463D1">
          <w:rPr>
            <w:lang w:val="en-US" w:eastAsia="de-DE"/>
          </w:rPr>
          <w:t>camera field of view contains</w:t>
        </w:r>
      </w:ins>
      <w:ins w:id="445" w:author="rolf" w:date="2017-06-05T16:07:00Z">
        <w:r w:rsidR="003463D1">
          <w:rPr>
            <w:lang w:val="en-US" w:eastAsia="de-DE"/>
          </w:rPr>
          <w:t xml:space="preserve"> </w:t>
        </w:r>
      </w:ins>
      <w:ins w:id="446" w:author="rolf" w:date="2017-06-05T16:03:00Z">
        <w:r w:rsidR="003463D1">
          <w:rPr>
            <w:lang w:val="en-US" w:eastAsia="de-DE"/>
          </w:rPr>
          <w:t>a much smaller fraction of the moon</w:t>
        </w:r>
      </w:ins>
      <w:ins w:id="447" w:author="rolf" w:date="2017-06-05T16:04:00Z">
        <w:r w:rsidR="003463D1">
          <w:rPr>
            <w:lang w:val="en-US" w:eastAsia="de-DE"/>
          </w:rPr>
          <w:t>’s surface. In that case, the limb will be almost a straight line. W</w:t>
        </w:r>
      </w:ins>
      <w:ins w:id="448" w:author="rolf" w:date="2017-06-05T16:05:00Z">
        <w:r w:rsidR="003463D1">
          <w:rPr>
            <w:lang w:val="en-US" w:eastAsia="de-DE"/>
          </w:rPr>
          <w:t>ith the proper camera adjustment the limb stands vertically in the field of view.</w:t>
        </w:r>
      </w:ins>
      <w:ins w:id="449" w:author="rolf" w:date="2017-06-05T16:06:00Z">
        <w:del w:id="450" w:author="Hempel, Rolf" w:date="2017-06-06T09:25:00Z">
          <w:r w:rsidR="003463D1" w:rsidDel="003A3CCB">
            <w:rPr>
              <w:lang w:val="en-US" w:eastAsia="de-DE"/>
            </w:rPr>
            <w:delText>)</w:delText>
          </w:r>
        </w:del>
      </w:ins>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MoonPanoramaMaker has gathered all </w:t>
      </w:r>
      <w:ins w:id="451" w:author="Hempel, Rolf" w:date="2017-06-06T09:26:00Z">
        <w:r w:rsidR="001D5BD6">
          <w:rPr>
            <w:lang w:val="en-US" w:eastAsia="de-DE"/>
          </w:rPr>
          <w:t xml:space="preserve">the </w:t>
        </w:r>
      </w:ins>
      <w:r w:rsidRPr="002B5809">
        <w:rPr>
          <w:lang w:val="en-US" w:eastAsia="de-DE"/>
        </w:rPr>
        <w:t xml:space="preserve">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452" w:name="_Ref436315061"/>
      <w:bookmarkStart w:id="453" w:name="_Toc484449273"/>
      <w:r w:rsidRPr="002B5809">
        <w:rPr>
          <w:lang w:val="en-US"/>
        </w:rPr>
        <w:t>Selection and Positioning of the Focus Area</w:t>
      </w:r>
      <w:bookmarkEnd w:id="452"/>
      <w:bookmarkEnd w:id="453"/>
    </w:p>
    <w:p w:rsidR="00006EA2" w:rsidRPr="002B5809"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T</w:t>
      </w:r>
      <w:r w:rsidR="005F4E74" w:rsidRPr="002B5809">
        <w:rPr>
          <w:lang w:val="en-US" w:eastAsia="de-DE"/>
        </w:rPr>
        <w:t xml:space="preserve">he user selects an area on the Moon which is </w:t>
      </w:r>
      <w:r w:rsidR="004D6CEA" w:rsidRPr="002B5809">
        <w:rPr>
          <w:lang w:val="en-US" w:eastAsia="de-DE"/>
        </w:rPr>
        <w:t xml:space="preserve">not too dim </w:t>
      </w:r>
      <w:r w:rsidR="005F4E74" w:rsidRPr="002B5809">
        <w:rPr>
          <w:lang w:val="en-US" w:eastAsia="de-DE"/>
        </w:rPr>
        <w:t xml:space="preserve">and contains </w:t>
      </w:r>
      <w:r w:rsidR="004D6CEA" w:rsidRPr="002B5809">
        <w:rPr>
          <w:lang w:val="en-US" w:eastAsia="de-DE"/>
        </w:rPr>
        <w:t xml:space="preserve">enough </w:t>
      </w:r>
      <w:r w:rsidR="005F4E74" w:rsidRPr="002B5809">
        <w:rPr>
          <w:lang w:val="en-US" w:eastAsia="de-DE"/>
        </w:rPr>
        <w:t xml:space="preserve">high-contrast features, so that focus </w:t>
      </w:r>
      <w:r w:rsidR="006D24EC">
        <w:rPr>
          <w:lang w:val="en-US" w:eastAsia="de-DE"/>
        </w:rPr>
        <w:t>errors are recognized as easily as possible</w:t>
      </w:r>
      <w:r w:rsidR="0036265A">
        <w:rPr>
          <w:lang w:val="en-US" w:eastAsia="de-DE"/>
        </w:rPr>
        <w:t>, and</w:t>
      </w:r>
      <w:r w:rsidR="006D24EC">
        <w:rPr>
          <w:lang w:val="en-US" w:eastAsia="de-DE"/>
        </w:rPr>
        <w:t xml:space="preserve"> presses the </w:t>
      </w:r>
      <w:r w:rsidR="006D24EC" w:rsidRPr="002B5809">
        <w:rPr>
          <w:lang w:val="en-US" w:eastAsia="de-DE"/>
        </w:rPr>
        <w:t>GUI button “Select Focus Area”</w:t>
      </w:r>
      <w:r w:rsidR="006D24EC">
        <w:rPr>
          <w:lang w:val="en-US" w:eastAsia="de-DE"/>
        </w:rPr>
        <w:t xml:space="preserve">. </w:t>
      </w:r>
      <w:r w:rsidR="005F4E74" w:rsidRPr="002B5809">
        <w:rPr>
          <w:lang w:val="en-US" w:eastAsia="de-DE"/>
        </w:rPr>
        <w:t>Aft</w:t>
      </w:r>
      <w:r w:rsidR="006D24EC">
        <w:rPr>
          <w:lang w:val="en-US" w:eastAsia="de-DE"/>
        </w:rPr>
        <w:t>er driving the telescope to the selected</w:t>
      </w:r>
      <w:r w:rsidR="005F4E74" w:rsidRPr="002B5809">
        <w:rPr>
          <w:lang w:val="en-US" w:eastAsia="de-DE"/>
        </w:rPr>
        <w:t xml:space="preserve"> place using the arrow keys (either on the hand controller or computer</w:t>
      </w:r>
      <w:r w:rsidR="00BC0C37">
        <w:rPr>
          <w:lang w:val="en-US" w:eastAsia="de-DE"/>
        </w:rPr>
        <w:t>, see above</w:t>
      </w:r>
      <w:r w:rsidR="005F4E74" w:rsidRPr="002B5809">
        <w:rPr>
          <w:lang w:val="en-US" w:eastAsia="de-DE"/>
        </w:rPr>
        <w:t xml:space="preserve">), the </w:t>
      </w:r>
      <w:r w:rsidR="0036265A">
        <w:rPr>
          <w:lang w:val="en-US" w:eastAsia="de-DE"/>
        </w:rPr>
        <w:t xml:space="preserve">user stores this </w:t>
      </w:r>
      <w:r w:rsidR="005F4E74" w:rsidRPr="002B5809">
        <w:rPr>
          <w:lang w:val="en-US" w:eastAsia="de-DE"/>
        </w:rPr>
        <w:t xml:space="preserve">position by pressing </w:t>
      </w:r>
      <w:r w:rsidR="0036265A">
        <w:rPr>
          <w:lang w:val="en-US" w:eastAsia="de-DE"/>
        </w:rPr>
        <w:t>“</w:t>
      </w:r>
      <w:ins w:id="454" w:author="rolf" w:date="2017-06-05T20:45:00Z">
        <w:r w:rsidR="00CD72D8">
          <w:rPr>
            <w:lang w:val="en-US" w:eastAsia="de-DE"/>
          </w:rPr>
          <w:t>E</w:t>
        </w:r>
      </w:ins>
      <w:del w:id="455" w:author="rolf" w:date="2017-06-05T20:45:00Z">
        <w:r w:rsidR="0036265A" w:rsidDel="00CD72D8">
          <w:rPr>
            <w:lang w:val="en-US" w:eastAsia="de-DE"/>
          </w:rPr>
          <w:delText>e</w:delText>
        </w:r>
      </w:del>
      <w:r w:rsidR="0036265A">
        <w:rPr>
          <w:lang w:val="en-US" w:eastAsia="de-DE"/>
        </w:rPr>
        <w:t>nter”</w:t>
      </w:r>
      <w:r w:rsidR="005F4E74" w:rsidRPr="002B5809">
        <w:rPr>
          <w:lang w:val="en-US" w:eastAsia="de-DE"/>
        </w:rPr>
        <w:t xml:space="preserve">. Later on, </w:t>
      </w:r>
      <w:r w:rsidR="005F4E74" w:rsidRPr="002B5809">
        <w:rPr>
          <w:lang w:val="en-US" w:eastAsia="de-DE"/>
        </w:rPr>
        <w:lastRenderedPageBreak/>
        <w:t>when during the image acquisition process the focus is to be re-adjusted, the GUI button “Go</w:t>
      </w:r>
      <w:r w:rsidR="003A5E4E">
        <w:rPr>
          <w:lang w:val="en-US" w:eastAsia="de-DE"/>
        </w:rPr>
        <w:t>T</w:t>
      </w:r>
      <w:r w:rsidR="005F4E74" w:rsidRPr="002B5809">
        <w:rPr>
          <w:lang w:val="en-US" w:eastAsia="de-DE"/>
        </w:rPr>
        <w:t xml:space="preserve">o Focus Area” brings the telescope back to </w:t>
      </w:r>
      <w:r w:rsidR="0036265A">
        <w:rPr>
          <w:lang w:val="en-US" w:eastAsia="de-DE"/>
        </w:rPr>
        <w:t>the selected focus</w:t>
      </w:r>
      <w:r w:rsidR="005F4E74" w:rsidRPr="002B5809">
        <w:rPr>
          <w:lang w:val="en-US" w:eastAsia="de-DE"/>
        </w:rPr>
        <w:t xml:space="preserve"> position.</w:t>
      </w:r>
    </w:p>
    <w:p w:rsidR="003214BE" w:rsidRPr="002B5809" w:rsidRDefault="004D6CEA" w:rsidP="003214BE">
      <w:pPr>
        <w:pStyle w:val="berschrift3"/>
        <w:rPr>
          <w:lang w:val="en-US"/>
        </w:rPr>
      </w:pPr>
      <w:bookmarkStart w:id="456" w:name="_Ref436147257"/>
      <w:bookmarkStart w:id="457" w:name="_Toc484449274"/>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456"/>
      <w:bookmarkEnd w:id="457"/>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del w:id="458" w:author="rolf" w:date="2017-06-05T20:49:00Z">
        <w:r w:rsidR="00872732" w:rsidRPr="002B5809" w:rsidDel="00E36242">
          <w:rPr>
            <w:lang w:val="en-US" w:eastAsia="de-DE"/>
          </w:rPr>
          <w:delText>“,</w:delText>
        </w:r>
      </w:del>
      <w:ins w:id="459" w:author="rolf" w:date="2017-06-05T20:49:00Z">
        <w:r w:rsidR="00E36242">
          <w:rPr>
            <w:lang w:val="en-US" w:eastAsia="de-DE"/>
          </w:rPr>
          <w:t>”</w:t>
        </w:r>
        <w:r w:rsidR="00E36242" w:rsidRPr="002B5809">
          <w:rPr>
            <w:lang w:val="en-US" w:eastAsia="de-DE"/>
          </w:rPr>
          <w:t>,</w:t>
        </w:r>
      </w:ins>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r w:rsidRPr="002B5809">
        <w:rPr>
          <w:lang w:val="en-US" w:eastAsia="de-DE"/>
        </w:rPr>
        <w:t xml:space="preserve">are activated. The visualization window named </w:t>
      </w:r>
      <w:r w:rsidR="00C71601">
        <w:rPr>
          <w:lang w:val="en-US" w:eastAsia="de-DE"/>
        </w:rPr>
        <w:t>“</w:t>
      </w:r>
      <w:r w:rsidRPr="002B5809">
        <w:rPr>
          <w:lang w:val="en-US" w:eastAsia="de-DE"/>
        </w:rPr>
        <w:t>Tile Arrangement</w:t>
      </w:r>
      <w:del w:id="460" w:author="rolf" w:date="2017-06-05T20:50:00Z">
        <w:r w:rsidRPr="002B5809" w:rsidDel="00E36242">
          <w:rPr>
            <w:lang w:val="en-US" w:eastAsia="de-DE"/>
          </w:rPr>
          <w:delText xml:space="preserve">“ </w:delText>
        </w:r>
      </w:del>
      <w:ins w:id="461" w:author="rolf" w:date="2017-06-05T20:50:00Z">
        <w:r w:rsidR="00E36242">
          <w:rPr>
            <w:lang w:val="en-US" w:eastAsia="de-DE"/>
          </w:rPr>
          <w:t xml:space="preserve">” </w:t>
        </w:r>
      </w:ins>
      <w:r w:rsidRPr="002B5809">
        <w:rPr>
          <w:lang w:val="en-US" w:eastAsia="de-DE"/>
        </w:rPr>
        <w:t>shows the recording status of each tile with the following color code</w:t>
      </w:r>
      <w:r w:rsidR="001D7FF8">
        <w:rPr>
          <w:lang w:val="en-US" w:eastAsia="de-DE"/>
        </w:rPr>
        <w:t>s</w:t>
      </w:r>
      <w:r w:rsidRPr="002B5809">
        <w:rPr>
          <w:lang w:val="en-US" w:eastAsia="de-DE"/>
        </w:rPr>
        <w:t>:</w:t>
      </w:r>
    </w:p>
    <w:p w:rsidR="0036141F" w:rsidRPr="002B5809" w:rsidRDefault="0068080C" w:rsidP="00872732">
      <w:pPr>
        <w:rPr>
          <w:lang w:val="en-US" w:eastAsia="de-DE"/>
        </w:rPr>
      </w:pPr>
      <w:ins w:id="462" w:author="rolf" w:date="2016-10-29T18:18:00Z">
        <w:r w:rsidRPr="002B5809">
          <w:rPr>
            <w:noProof/>
            <w:lang w:eastAsia="de-DE"/>
          </w:rPr>
          <mc:AlternateContent>
            <mc:Choice Requires="wps">
              <w:drawing>
                <wp:anchor distT="0" distB="0" distL="114300" distR="114300" simplePos="0" relativeHeight="251683840" behindDoc="0" locked="0" layoutInCell="1" allowOverlap="1" wp14:anchorId="4F025688" wp14:editId="27BE8B3B">
                  <wp:simplePos x="0" y="0"/>
                  <wp:positionH relativeFrom="column">
                    <wp:posOffset>3180080</wp:posOffset>
                  </wp:positionH>
                  <wp:positionV relativeFrom="paragraph">
                    <wp:posOffset>2077431</wp:posOffset>
                  </wp:positionV>
                  <wp:extent cx="2729345" cy="1302327"/>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302327"/>
                          </a:xfrm>
                          <a:prstGeom prst="rect">
                            <a:avLst/>
                          </a:prstGeom>
                          <a:solidFill>
                            <a:srgbClr val="FFFFFF"/>
                          </a:solidFill>
                          <a:ln w="9525">
                            <a:noFill/>
                            <a:miter lim="800000"/>
                            <a:headEnd/>
                            <a:tailEnd/>
                          </a:ln>
                        </wps:spPr>
                        <wps:txbx>
                          <w:txbxContent>
                            <w:p w:rsidR="003A3CCB" w:rsidRPr="00A137BE" w:rsidRDefault="003A3CCB" w:rsidP="0068080C">
                              <w:pPr>
                                <w:rPr>
                                  <w:lang w:val="en-US"/>
                                </w:rPr>
                              </w:pPr>
                              <w:del w:id="463" w:author="rolf" w:date="2016-10-29T18:18:00Z">
                                <w:r w:rsidRPr="00A137BE" w:rsidDel="0068080C">
                                  <w:rPr>
                                    <w:lang w:val="en-US"/>
                                  </w:rPr>
                                  <w:delText xml:space="preserve">The landmark is centered in the camera live-view </w:delText>
                                </w:r>
                                <w:r w:rsidDel="0068080C">
                                  <w:rPr>
                                    <w:lang w:val="en-US"/>
                                  </w:rPr>
                                  <w:delText>window.</w:delText>
                                </w:r>
                              </w:del>
                              <w:ins w:id="464" w:author="rolf" w:date="2016-10-29T18:18:00Z">
                                <w:r>
                                  <w:rPr>
                                    <w:lang w:val="en-US"/>
                                  </w:rPr>
                                  <w:t xml:space="preserve">The </w:t>
                                </w:r>
                              </w:ins>
                              <w:ins w:id="465" w:author="rolf" w:date="2016-10-29T18:19:00Z">
                                <w:r>
                                  <w:rPr>
                                    <w:lang w:val="en-US"/>
                                  </w:rPr>
                                  <w:t>“Tile Arrangement” window shows the moon in the so-called “normalized orienta</w:t>
                                </w:r>
                              </w:ins>
                              <w:ins w:id="466" w:author="rolf" w:date="2016-10-29T18:21:00Z">
                                <w:r>
                                  <w:rPr>
                                    <w:lang w:val="en-US"/>
                                  </w:rPr>
                                  <w:softHyphen/>
                                </w:r>
                              </w:ins>
                              <w:ins w:id="467" w:author="rolf" w:date="2016-10-29T18:19:00Z">
                                <w:r>
                                  <w:rPr>
                                    <w:lang w:val="en-US"/>
                                  </w:rPr>
                                  <w:t xml:space="preserve">tion”, i.e. with the sunlit limb pointing to the right. </w:t>
                                </w:r>
                                <w:r w:rsidRPr="001D5BD6">
                                  <w:rPr>
                                    <w:b/>
                                    <w:lang w:val="en-US"/>
                                    <w:rPrChange w:id="468" w:author="Hempel, Rolf" w:date="2017-06-06T09:27:00Z">
                                      <w:rPr>
                                        <w:lang w:val="en-US"/>
                                      </w:rPr>
                                    </w:rPrChange>
                                  </w:rPr>
                                  <w:t>Please note that for the waning moon this means that South is up.</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0.4pt;margin-top:163.6pt;width:214.9pt;height:10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" stroked="f">
                  <v:textbox>
                    <w:txbxContent>
                      <w:p w:rsidR="003A3CCB" w:rsidRPr="00A137BE" w:rsidRDefault="003A3CCB" w:rsidP="0068080C">
                        <w:pPr>
                          <w:rPr>
                            <w:lang w:val="en-US"/>
                          </w:rPr>
                        </w:pPr>
                        <w:del w:id="432" w:author="rolf" w:date="2016-10-29T18:18:00Z">
                          <w:r w:rsidRPr="00A137BE" w:rsidDel="0068080C">
                            <w:rPr>
                              <w:lang w:val="en-US"/>
                            </w:rPr>
                            <w:delText xml:space="preserve">The landmark is centered in the camera live-view </w:delText>
                          </w:r>
                          <w:r w:rsidDel="0068080C">
                            <w:rPr>
                              <w:lang w:val="en-US"/>
                            </w:rPr>
                            <w:delText>window.</w:delText>
                          </w:r>
                        </w:del>
                        <w:ins w:id="433" w:author="rolf" w:date="2016-10-29T18:18:00Z">
                          <w:r>
                            <w:rPr>
                              <w:lang w:val="en-US"/>
                            </w:rPr>
                            <w:t xml:space="preserve">The </w:t>
                          </w:r>
                        </w:ins>
                        <w:ins w:id="434" w:author="rolf" w:date="2016-10-29T18:19:00Z">
                          <w:r>
                            <w:rPr>
                              <w:lang w:val="en-US"/>
                            </w:rPr>
                            <w:t>“Tile Arrangement” window shows the moon in the so-called “normalized orienta</w:t>
                          </w:r>
                        </w:ins>
                        <w:ins w:id="435" w:author="rolf" w:date="2016-10-29T18:21:00Z">
                          <w:r>
                            <w:rPr>
                              <w:lang w:val="en-US"/>
                            </w:rPr>
                            <w:softHyphen/>
                          </w:r>
                        </w:ins>
                        <w:ins w:id="436" w:author="rolf" w:date="2016-10-29T18:19:00Z">
                          <w:r>
                            <w:rPr>
                              <w:lang w:val="en-US"/>
                            </w:rPr>
                            <w:t xml:space="preserve">tion”, i.e. with the sunlit limb pointing to the right. </w:t>
                          </w:r>
                          <w:r w:rsidRPr="001D5BD6">
                            <w:rPr>
                              <w:b/>
                              <w:lang w:val="en-US"/>
                              <w:rPrChange w:id="437" w:author="Hempel, Rolf" w:date="2017-06-06T09:27:00Z">
                                <w:rPr>
                                  <w:lang w:val="en-US"/>
                                </w:rPr>
                              </w:rPrChange>
                            </w:rPr>
                            <w:t>Please note that for the waning moon this means that South is up.</w:t>
                          </w:r>
                        </w:ins>
                      </w:p>
                    </w:txbxContent>
                  </v:textbox>
                </v:shape>
              </w:pict>
            </mc:Fallback>
          </mc:AlternateContent>
        </w:r>
      </w:ins>
      <w:r w:rsidR="0036141F" w:rsidRPr="002B5809">
        <w:rPr>
          <w:noProof/>
          <w:lang w:eastAsia="de-DE"/>
        </w:rPr>
        <w:drawing>
          <wp:inline distT="0" distB="0" distL="0" distR="0" wp14:anchorId="53F01885" wp14:editId="3CE98819">
            <wp:extent cx="3064247" cy="338001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1">
                      <a:extLst>
                        <a:ext uri="{28A0092B-C50C-407E-A947-70E740481C1C}">
                          <a14:useLocalDpi xmlns:a14="http://schemas.microsoft.com/office/drawing/2010/main" val="0"/>
                        </a:ext>
                      </a:extLst>
                    </a:blip>
                    <a:stretch>
                      <a:fillRect/>
                    </a:stretch>
                  </pic:blipFill>
                  <pic:spPr>
                    <a:xfrm>
                      <a:off x="0" y="0"/>
                      <a:ext cx="3064247" cy="3380011"/>
                    </a:xfrm>
                    <a:prstGeom prst="rect">
                      <a:avLst/>
                    </a:prstGeom>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469"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ins w:id="470" w:author="rolf" w:date="2017-06-05T20:41:00Z">
        <w:r w:rsidR="00CD72D8" w:rsidRPr="002B5809">
          <w:rPr>
            <w:lang w:val="en-US" w:eastAsia="de-DE"/>
          </w:rPr>
          <w:t>”</w:t>
        </w:r>
      </w:ins>
      <w:del w:id="471" w:author="rolf" w:date="2017-06-05T20:41:00Z">
        <w:r w:rsidRPr="002B5809" w:rsidDel="00CD72D8">
          <w:rPr>
            <w:lang w:val="en-US" w:eastAsia="de-DE"/>
          </w:rPr>
          <w:delText>“</w:delText>
        </w:r>
      </w:del>
      <w:r w:rsidRPr="002B5809">
        <w:rPr>
          <w:lang w:val="en-US" w:eastAsia="de-DE"/>
        </w:rPr>
        <w:t xml:space="preserve"> is pressed, MoonPanoramaMaker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r w:rsidR="00173EB7" w:rsidRPr="002B5809">
        <w:rPr>
          <w:lang w:val="en-US" w:eastAsia="de-DE"/>
        </w:rPr>
        <w:t xml:space="preserve">MoonPanoramaMaker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w:t>
      </w:r>
      <w:ins w:id="472" w:author="rolf" w:date="2017-06-05T20:41:00Z">
        <w:r w:rsidR="00CD72D8">
          <w:rPr>
            <w:lang w:val="en-US" w:eastAsia="de-DE"/>
          </w:rPr>
          <w:t>E</w:t>
        </w:r>
      </w:ins>
      <w:del w:id="473" w:author="rolf" w:date="2017-06-05T20:41:00Z">
        <w:r w:rsidR="00173EB7" w:rsidRPr="002B5809" w:rsidDel="00CD72D8">
          <w:rPr>
            <w:lang w:val="en-US" w:eastAsia="de-DE"/>
          </w:rPr>
          <w:delText>e</w:delText>
        </w:r>
      </w:del>
      <w:r w:rsidR="00173EB7" w:rsidRPr="002B5809">
        <w:rPr>
          <w:lang w:val="en-US" w:eastAsia="de-DE"/>
        </w:rPr>
        <w:t>nter”. After this, the program automatically selects the next un-processed tile and repeats the process.</w:t>
      </w:r>
    </w:p>
    <w:p w:rsidR="000A51DA" w:rsidRDefault="000A51DA" w:rsidP="00085179">
      <w:pPr>
        <w:rPr>
          <w:ins w:id="474" w:author="rolf" w:date="2017-06-05T20:28:00Z"/>
          <w:lang w:val="en-US" w:eastAsia="de-DE"/>
        </w:rPr>
      </w:pPr>
      <w:ins w:id="475" w:author="rolf" w:date="2016-05-01T09:16:00Z">
        <w:r>
          <w:rPr>
            <w:lang w:val="en-US" w:eastAsia="de-DE"/>
          </w:rPr>
          <w:lastRenderedPageBreak/>
          <w:t xml:space="preserve">If </w:t>
        </w:r>
      </w:ins>
      <w:ins w:id="476" w:author="rolf" w:date="2016-05-01T09:17:00Z">
        <w:del w:id="477" w:author="Hempel, Rolf" w:date="2017-06-06T09:28:00Z">
          <w:r w:rsidR="00BB5664" w:rsidDel="001D5BD6">
            <w:rPr>
              <w:lang w:val="en-US" w:eastAsia="de-DE"/>
            </w:rPr>
            <w:delText xml:space="preserve"> </w:delText>
          </w:r>
        </w:del>
      </w:ins>
      <w:ins w:id="478" w:author="rolf" w:date="2016-05-01T09:19:00Z">
        <w:r w:rsidR="00BB5664">
          <w:rPr>
            <w:lang w:val="en-US" w:eastAsia="de-DE"/>
          </w:rPr>
          <w:t xml:space="preserve">the </w:t>
        </w:r>
      </w:ins>
      <w:ins w:id="479" w:author="rolf" w:date="2016-05-01T09:17:00Z">
        <w:r w:rsidR="00BB5664">
          <w:rPr>
            <w:lang w:val="en-US" w:eastAsia="de-DE"/>
          </w:rPr>
          <w:t>video</w:t>
        </w:r>
      </w:ins>
      <w:ins w:id="480" w:author="rolf" w:date="2016-05-01T09:20:00Z">
        <w:r w:rsidR="00BB5664">
          <w:rPr>
            <w:lang w:val="en-US" w:eastAsia="de-DE"/>
          </w:rPr>
          <w:t>s</w:t>
        </w:r>
      </w:ins>
      <w:ins w:id="481" w:author="rolf" w:date="2016-05-01T09:17:00Z">
        <w:r w:rsidR="00BB5664">
          <w:rPr>
            <w:lang w:val="en-US" w:eastAsia="de-DE"/>
          </w:rPr>
          <w:t xml:space="preserve"> </w:t>
        </w:r>
      </w:ins>
      <w:ins w:id="482" w:author="rolf" w:date="2016-05-01T09:20:00Z">
        <w:r w:rsidR="00BB5664">
          <w:rPr>
            <w:lang w:val="en-US" w:eastAsia="de-DE"/>
          </w:rPr>
          <w:t>are recorded</w:t>
        </w:r>
      </w:ins>
      <w:ins w:id="483" w:author="rolf" w:date="2016-05-01T09:17:00Z">
        <w:r w:rsidR="00BB5664">
          <w:rPr>
            <w:lang w:val="en-US" w:eastAsia="de-DE"/>
          </w:rPr>
          <w:t xml:space="preserve"> in automatic mode, </w:t>
        </w:r>
      </w:ins>
      <w:ins w:id="484" w:author="rolf" w:date="2016-05-01T09:18:00Z">
        <w:r w:rsidR="00BB5664">
          <w:rPr>
            <w:lang w:val="en-US" w:eastAsia="de-DE"/>
          </w:rPr>
          <w:t xml:space="preserve">the user selects </w:t>
        </w:r>
      </w:ins>
      <w:ins w:id="485" w:author="rolf" w:date="2016-05-01T09:17:00Z">
        <w:r w:rsidR="00BB5664">
          <w:rPr>
            <w:lang w:val="en-US" w:eastAsia="de-DE"/>
          </w:rPr>
          <w:t>the video file name</w:t>
        </w:r>
      </w:ins>
      <w:ins w:id="486" w:author="rolf" w:date="2016-05-01T09:18:00Z">
        <w:r w:rsidR="00BB5664">
          <w:rPr>
            <w:lang w:val="en-US" w:eastAsia="de-DE"/>
          </w:rPr>
          <w:t xml:space="preserve"> format </w:t>
        </w:r>
      </w:ins>
      <w:ins w:id="487" w:author="rolf" w:date="2017-06-05T20:26:00Z">
        <w:r w:rsidR="00255AFB">
          <w:rPr>
            <w:lang w:val="en-US" w:eastAsia="de-DE"/>
          </w:rPr>
          <w:t>using the</w:t>
        </w:r>
      </w:ins>
      <w:ins w:id="488" w:author="rolf" w:date="2016-05-01T09:17:00Z">
        <w:r w:rsidR="00BB5664">
          <w:rPr>
            <w:lang w:val="en-US" w:eastAsia="de-DE"/>
          </w:rPr>
          <w:t xml:space="preserve"> FireCapture</w:t>
        </w:r>
      </w:ins>
      <w:ins w:id="489" w:author="rolf" w:date="2017-06-05T20:27:00Z">
        <w:r w:rsidR="00255AFB">
          <w:rPr>
            <w:lang w:val="en-US" w:eastAsia="de-DE"/>
          </w:rPr>
          <w:t xml:space="preserve"> GUI</w:t>
        </w:r>
      </w:ins>
      <w:ins w:id="490" w:author="rolf" w:date="2016-05-01T09:19:00Z">
        <w:r w:rsidR="00BB5664">
          <w:rPr>
            <w:lang w:val="en-US" w:eastAsia="de-DE"/>
          </w:rPr>
          <w:t xml:space="preserve">. </w:t>
        </w:r>
      </w:ins>
      <w:ins w:id="491" w:author="rolf" w:date="2016-05-01T09:28:00Z">
        <w:del w:id="492" w:author="Hempel, Rolf" w:date="2017-06-06T09:29:00Z">
          <w:r w:rsidR="0096753C" w:rsidDel="001D5BD6">
            <w:rPr>
              <w:lang w:val="en-US" w:eastAsia="de-DE"/>
            </w:rPr>
            <w:delText xml:space="preserve">Additionally, </w:delText>
          </w:r>
        </w:del>
      </w:ins>
      <w:ins w:id="493" w:author="rolf" w:date="2016-05-01T09:20:00Z">
        <w:r w:rsidR="00BB5664">
          <w:rPr>
            <w:lang w:val="en-US" w:eastAsia="de-DE"/>
          </w:rPr>
          <w:t>MoonPanoramaMaker</w:t>
        </w:r>
      </w:ins>
      <w:ins w:id="494" w:author="Hempel, Rolf" w:date="2017-06-06T09:29:00Z">
        <w:r w:rsidR="001D5BD6">
          <w:rPr>
            <w:lang w:val="en-US" w:eastAsia="de-DE"/>
          </w:rPr>
          <w:t xml:space="preserve"> </w:t>
        </w:r>
      </w:ins>
      <w:ins w:id="495" w:author="rolf" w:date="2016-05-01T09:20:00Z">
        <w:del w:id="496" w:author="Hempel, Rolf" w:date="2017-06-06T09:31:00Z">
          <w:r w:rsidR="00BB5664" w:rsidDel="001D5BD6">
            <w:rPr>
              <w:lang w:val="en-US" w:eastAsia="de-DE"/>
            </w:rPr>
            <w:delText xml:space="preserve"> </w:delText>
          </w:r>
        </w:del>
        <w:r w:rsidR="00BB5664">
          <w:rPr>
            <w:lang w:val="en-US" w:eastAsia="de-DE"/>
          </w:rPr>
          <w:t>appends to each file name the string</w:t>
        </w:r>
      </w:ins>
      <w:ins w:id="497" w:author="Hempel, Rolf" w:date="2017-06-06T09:32:00Z">
        <w:r w:rsidR="001D5BD6">
          <w:rPr>
            <w:lang w:val="en-US" w:eastAsia="de-DE"/>
          </w:rPr>
          <w:t xml:space="preserve"> </w:t>
        </w:r>
      </w:ins>
      <w:ins w:id="498" w:author="rolf" w:date="2016-05-01T09:20:00Z">
        <w:del w:id="499" w:author="Hempel, Rolf" w:date="2017-06-06T09:30:00Z">
          <w:r w:rsidR="00BB5664" w:rsidDel="001D5BD6">
            <w:rPr>
              <w:lang w:val="en-US" w:eastAsia="de-DE"/>
            </w:rPr>
            <w:delText xml:space="preserve"> </w:delText>
          </w:r>
        </w:del>
        <w:r w:rsidR="00BB5664">
          <w:rPr>
            <w:lang w:val="en-US" w:eastAsia="de-DE"/>
          </w:rPr>
          <w:t xml:space="preserve">“_Tile-nnn”, where </w:t>
        </w:r>
      </w:ins>
      <w:ins w:id="500" w:author="rolf" w:date="2016-05-01T09:21:00Z">
        <w:r w:rsidR="00BB5664">
          <w:rPr>
            <w:lang w:val="en-US" w:eastAsia="de-DE"/>
          </w:rPr>
          <w:t>“nnn” is the current tile number. A</w:t>
        </w:r>
      </w:ins>
      <w:ins w:id="501" w:author="Hempel, Rolf" w:date="2017-06-06T09:30:00Z">
        <w:r w:rsidR="001D5BD6">
          <w:rPr>
            <w:lang w:val="en-US" w:eastAsia="de-DE"/>
          </w:rPr>
          <w:t>n example of a</w:t>
        </w:r>
      </w:ins>
      <w:ins w:id="502" w:author="rolf" w:date="2016-05-01T09:21:00Z">
        <w:r w:rsidR="00BB5664">
          <w:rPr>
            <w:lang w:val="en-US" w:eastAsia="de-DE"/>
          </w:rPr>
          <w:t xml:space="preserve"> full file name </w:t>
        </w:r>
        <w:del w:id="503" w:author="Hempel, Rolf" w:date="2017-06-06T09:30:00Z">
          <w:r w:rsidR="00BB5664" w:rsidDel="001D5BD6">
            <w:rPr>
              <w:lang w:val="en-US" w:eastAsia="de-DE"/>
            </w:rPr>
            <w:delText xml:space="preserve">could </w:delText>
          </w:r>
        </w:del>
        <w:del w:id="504" w:author="Hempel, Rolf" w:date="2017-06-06T09:29:00Z">
          <w:r w:rsidR="00BB5664" w:rsidDel="001D5BD6">
            <w:rPr>
              <w:lang w:val="en-US" w:eastAsia="de-DE"/>
            </w:rPr>
            <w:delText xml:space="preserve">then </w:delText>
          </w:r>
        </w:del>
        <w:del w:id="505" w:author="Hempel, Rolf" w:date="2017-06-06T09:30:00Z">
          <w:r w:rsidR="00BB5664" w:rsidDel="001D5BD6">
            <w:rPr>
              <w:lang w:val="en-US" w:eastAsia="de-DE"/>
            </w:rPr>
            <w:delText>look like</w:delText>
          </w:r>
        </w:del>
      </w:ins>
      <w:ins w:id="506" w:author="Hempel, Rolf" w:date="2017-06-06T09:30:00Z">
        <w:r w:rsidR="001D5BD6">
          <w:rPr>
            <w:lang w:val="en-US" w:eastAsia="de-DE"/>
          </w:rPr>
          <w:t>is</w:t>
        </w:r>
      </w:ins>
      <w:ins w:id="507" w:author="rolf" w:date="2016-05-01T09:21:00Z">
        <w:r w:rsidR="00BB5664">
          <w:rPr>
            <w:lang w:val="en-US" w:eastAsia="de-DE"/>
          </w:rPr>
          <w:t xml:space="preserve"> “Moon_210531_Tile-023.ser</w:t>
        </w:r>
      </w:ins>
      <w:ins w:id="508" w:author="rolf" w:date="2016-05-01T09:23:00Z">
        <w:r w:rsidR="00BB5664">
          <w:rPr>
            <w:lang w:val="en-US" w:eastAsia="de-DE"/>
          </w:rPr>
          <w:t xml:space="preserve">”. </w:t>
        </w:r>
      </w:ins>
      <w:ins w:id="509" w:author="rolf" w:date="2016-05-01T09:25:00Z">
        <w:r w:rsidR="00BB5664">
          <w:rPr>
            <w:lang w:val="en-US" w:eastAsia="de-DE"/>
          </w:rPr>
          <w:t xml:space="preserve">If </w:t>
        </w:r>
      </w:ins>
      <w:ins w:id="510" w:author="rolf" w:date="2016-05-01T09:27:00Z">
        <w:r w:rsidR="00BB5664">
          <w:rPr>
            <w:lang w:val="en-US" w:eastAsia="de-DE"/>
          </w:rPr>
          <w:t xml:space="preserve">a </w:t>
        </w:r>
      </w:ins>
      <w:ins w:id="511" w:author="rolf" w:date="2016-05-01T09:25:00Z">
        <w:r w:rsidR="00BB5664">
          <w:rPr>
            <w:lang w:val="en-US" w:eastAsia="de-DE"/>
          </w:rPr>
          <w:t xml:space="preserve">tile </w:t>
        </w:r>
      </w:ins>
      <w:ins w:id="512" w:author="rolf" w:date="2016-05-01T09:27:00Z">
        <w:r w:rsidR="00BB5664">
          <w:rPr>
            <w:lang w:val="en-US" w:eastAsia="de-DE"/>
          </w:rPr>
          <w:t>is</w:t>
        </w:r>
      </w:ins>
      <w:ins w:id="513" w:author="rolf" w:date="2016-05-01T09:25:00Z">
        <w:r w:rsidR="00BB5664">
          <w:rPr>
            <w:lang w:val="en-US" w:eastAsia="de-DE"/>
          </w:rPr>
          <w:t xml:space="preserve"> recorded more than once during an observing session, the encoded tile number makes it easier to </w:t>
        </w:r>
      </w:ins>
      <w:ins w:id="514" w:author="rolf" w:date="2016-05-01T09:27:00Z">
        <w:r w:rsidR="0096753C">
          <w:rPr>
            <w:lang w:val="en-US" w:eastAsia="de-DE"/>
          </w:rPr>
          <w:t>identify the corresponding</w:t>
        </w:r>
      </w:ins>
      <w:ins w:id="515" w:author="rolf" w:date="2016-05-01T09:25:00Z">
        <w:r w:rsidR="00BB5664">
          <w:rPr>
            <w:lang w:val="en-US" w:eastAsia="de-DE"/>
          </w:rPr>
          <w:t xml:space="preserve"> video files</w:t>
        </w:r>
      </w:ins>
      <w:ins w:id="516" w:author="rolf" w:date="2016-05-01T09:27:00Z">
        <w:r w:rsidR="0096753C">
          <w:rPr>
            <w:lang w:val="en-US" w:eastAsia="de-DE"/>
          </w:rPr>
          <w:t>.</w:t>
        </w:r>
      </w:ins>
    </w:p>
    <w:p w:rsidR="00255AFB" w:rsidRDefault="00255AFB" w:rsidP="00085179">
      <w:pPr>
        <w:rPr>
          <w:lang w:val="en-US" w:eastAsia="de-DE"/>
        </w:rPr>
      </w:pPr>
      <w:ins w:id="517" w:author="rolf" w:date="2017-06-05T20:28:00Z">
        <w:r>
          <w:rPr>
            <w:lang w:val="en-US" w:eastAsia="de-DE"/>
          </w:rPr>
          <w:t xml:space="preserve">With version 0.9.5 the option was added to trigger FireCapture more than once at every tile location. This can be useful if </w:t>
        </w:r>
      </w:ins>
      <w:ins w:id="518" w:author="rolf" w:date="2017-06-05T20:35:00Z">
        <w:r w:rsidR="000E0E04">
          <w:rPr>
            <w:lang w:val="en-US" w:eastAsia="de-DE"/>
          </w:rPr>
          <w:t xml:space="preserve">each tile should be recorded through </w:t>
        </w:r>
      </w:ins>
      <w:ins w:id="519" w:author="rolf" w:date="2017-06-05T20:28:00Z">
        <w:r>
          <w:rPr>
            <w:lang w:val="en-US" w:eastAsia="de-DE"/>
          </w:rPr>
          <w:t xml:space="preserve">different filters </w:t>
        </w:r>
      </w:ins>
      <w:ins w:id="520" w:author="rolf" w:date="2017-06-05T20:29:00Z">
        <w:r w:rsidR="000E0E04">
          <w:rPr>
            <w:lang w:val="en-US" w:eastAsia="de-DE"/>
          </w:rPr>
          <w:t xml:space="preserve">in succession. </w:t>
        </w:r>
      </w:ins>
      <w:ins w:id="521" w:author="rolf" w:date="2017-06-05T20:30:00Z">
        <w:r w:rsidR="000E0E04">
          <w:rPr>
            <w:lang w:val="en-US" w:eastAsia="de-DE"/>
          </w:rPr>
          <w:t xml:space="preserve">In this case </w:t>
        </w:r>
        <w:del w:id="522" w:author="Hempel, Rolf" w:date="2017-06-06T09:33:00Z">
          <w:r w:rsidR="000E0E04" w:rsidDel="001D5BD6">
            <w:rPr>
              <w:lang w:val="en-US" w:eastAsia="de-DE"/>
            </w:rPr>
            <w:delText xml:space="preserve">set </w:delText>
          </w:r>
        </w:del>
        <w:r w:rsidR="000E0E04">
          <w:rPr>
            <w:lang w:val="en-US" w:eastAsia="de-DE"/>
          </w:rPr>
          <w:t xml:space="preserve">the parameter “Repetition count” in the </w:t>
        </w:r>
      </w:ins>
      <w:ins w:id="523" w:author="rolf" w:date="2017-06-05T20:31:00Z">
        <w:r w:rsidR="000E0E04">
          <w:rPr>
            <w:lang w:val="en-US" w:eastAsia="de-DE"/>
          </w:rPr>
          <w:t xml:space="preserve">camera </w:t>
        </w:r>
      </w:ins>
      <w:ins w:id="524" w:author="rolf" w:date="2017-06-05T20:32:00Z">
        <w:r w:rsidR="000E0E04">
          <w:rPr>
            <w:lang w:val="en-US" w:eastAsia="de-DE"/>
          </w:rPr>
          <w:t>configuration</w:t>
        </w:r>
      </w:ins>
      <w:ins w:id="525" w:author="rolf" w:date="2017-06-05T20:31:00Z">
        <w:r w:rsidR="000E0E04">
          <w:rPr>
            <w:lang w:val="en-US" w:eastAsia="de-DE"/>
          </w:rPr>
          <w:t xml:space="preserve"> </w:t>
        </w:r>
      </w:ins>
      <w:ins w:id="526" w:author="rolf" w:date="2017-06-05T20:32:00Z">
        <w:r w:rsidR="000E0E04">
          <w:rPr>
            <w:lang w:val="en-US" w:eastAsia="de-DE"/>
          </w:rPr>
          <w:t xml:space="preserve">dialog </w:t>
        </w:r>
      </w:ins>
      <w:ins w:id="527" w:author="Hempel, Rolf" w:date="2017-06-06T09:33:00Z">
        <w:r w:rsidR="001D5BD6">
          <w:rPr>
            <w:lang w:val="en-US" w:eastAsia="de-DE"/>
          </w:rPr>
          <w:t xml:space="preserve">must be set </w:t>
        </w:r>
      </w:ins>
      <w:ins w:id="528" w:author="rolf" w:date="2017-06-05T20:32:00Z">
        <w:r w:rsidR="000E0E04">
          <w:rPr>
            <w:lang w:val="en-US" w:eastAsia="de-DE"/>
          </w:rPr>
          <w:t xml:space="preserve">to the desired number of triggers (see Appendix A). </w:t>
        </w:r>
        <w:del w:id="529" w:author="Hempel, Rolf" w:date="2017-06-06T09:33:00Z">
          <w:r w:rsidR="000E0E04" w:rsidDel="001D5BD6">
            <w:rPr>
              <w:lang w:val="en-US" w:eastAsia="de-DE"/>
            </w:rPr>
            <w:delText>Please do not forget to configure</w:delText>
          </w:r>
        </w:del>
      </w:ins>
      <w:ins w:id="530" w:author="Hempel, Rolf" w:date="2017-06-06T09:33:00Z">
        <w:r w:rsidR="001D5BD6">
          <w:rPr>
            <w:lang w:val="en-US" w:eastAsia="de-DE"/>
          </w:rPr>
          <w:t>The details of</w:t>
        </w:r>
      </w:ins>
      <w:ins w:id="531" w:author="rolf" w:date="2017-06-05T20:32:00Z">
        <w:r w:rsidR="000E0E04">
          <w:rPr>
            <w:lang w:val="en-US" w:eastAsia="de-DE"/>
          </w:rPr>
          <w:t xml:space="preserve"> the filter cycling </w:t>
        </w:r>
      </w:ins>
      <w:ins w:id="532" w:author="Hempel, Rolf" w:date="2017-06-06T09:33:00Z">
        <w:r w:rsidR="001D5BD6">
          <w:rPr>
            <w:lang w:val="en-US" w:eastAsia="de-DE"/>
          </w:rPr>
          <w:t xml:space="preserve">are configured </w:t>
        </w:r>
      </w:ins>
      <w:ins w:id="533" w:author="rolf" w:date="2017-06-05T20:32:00Z">
        <w:del w:id="534" w:author="Hempel, Rolf" w:date="2017-06-06T09:35:00Z">
          <w:r w:rsidR="000E0E04" w:rsidDel="001D5BD6">
            <w:rPr>
              <w:lang w:val="en-US" w:eastAsia="de-DE"/>
            </w:rPr>
            <w:delText>at</w:delText>
          </w:r>
        </w:del>
      </w:ins>
      <w:ins w:id="535" w:author="Hempel, Rolf" w:date="2017-06-06T09:35:00Z">
        <w:r w:rsidR="001D5BD6">
          <w:rPr>
            <w:lang w:val="en-US" w:eastAsia="de-DE"/>
          </w:rPr>
          <w:t>via</w:t>
        </w:r>
      </w:ins>
      <w:ins w:id="536" w:author="rolf" w:date="2017-06-05T20:32:00Z">
        <w:r w:rsidR="000E0E04">
          <w:rPr>
            <w:lang w:val="en-US" w:eastAsia="de-DE"/>
          </w:rPr>
          <w:t xml:space="preserve"> the FireCapture GUI.</w:t>
        </w:r>
      </w:ins>
    </w:p>
    <w:p w:rsidR="00804A5F" w:rsidRPr="002B5809" w:rsidRDefault="00804A5F" w:rsidP="00085179">
      <w:pPr>
        <w:rPr>
          <w:lang w:val="en-US" w:eastAsia="de-DE"/>
        </w:rPr>
      </w:pPr>
      <w:r>
        <w:rPr>
          <w:lang w:val="en-US" w:eastAsia="de-DE"/>
        </w:rPr>
        <w:t xml:space="preserve">During video acquisition, MoonPanoramaMaker </w:t>
      </w:r>
      <w:r w:rsidR="00F22F81">
        <w:rPr>
          <w:lang w:val="en-US" w:eastAsia="de-DE"/>
        </w:rPr>
        <w:t xml:space="preserve">automatically sends guiding corrections in both coordinate directions to the telescope mount. The </w:t>
      </w:r>
      <w:r w:rsidR="001D7FF8">
        <w:rPr>
          <w:lang w:val="en-US" w:eastAsia="de-DE"/>
        </w:rPr>
        <w:t xml:space="preserve">topocentric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537"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del w:id="538" w:author="rolf" w:date="2017-06-05T20:50:00Z">
        <w:r w:rsidRPr="002B5809" w:rsidDel="00E36242">
          <w:rPr>
            <w:lang w:val="en-US" w:eastAsia="de-DE"/>
          </w:rPr>
          <w:delText xml:space="preserve">“ </w:delText>
        </w:r>
      </w:del>
      <w:ins w:id="539" w:author="rolf" w:date="2017-06-05T20:50:00Z">
        <w:r w:rsidR="00E36242">
          <w:rPr>
            <w:lang w:val="en-US" w:eastAsia="de-DE"/>
          </w:rPr>
          <w:t>”</w:t>
        </w:r>
        <w:r w:rsidR="00E36242" w:rsidRPr="002B5809">
          <w:rPr>
            <w:lang w:val="en-US" w:eastAsia="de-DE"/>
          </w:rPr>
          <w:t xml:space="preserve"> </w:t>
        </w:r>
      </w:ins>
      <w:r w:rsidRPr="002B5809">
        <w:rPr>
          <w:lang w:val="en-US" w:eastAsia="de-DE"/>
        </w:rPr>
        <w:t xml:space="preserve">key. If “Camera Automation” is set to “False”,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FireCapture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del w:id="540" w:author="rolf" w:date="2017-06-05T20:50:00Z">
        <w:r w:rsidR="001D7FF8" w:rsidRPr="002B5809" w:rsidDel="00E36242">
          <w:rPr>
            <w:lang w:val="en-US" w:eastAsia="de-DE"/>
          </w:rPr>
          <w:delText>“</w:delText>
        </w:r>
        <w:r w:rsidR="001D7FF8" w:rsidDel="00E36242">
          <w:rPr>
            <w:lang w:val="en-US" w:eastAsia="de-DE"/>
          </w:rPr>
          <w:delText xml:space="preserve"> </w:delText>
        </w:r>
      </w:del>
      <w:ins w:id="541" w:author="rolf" w:date="2017-06-05T20:50:00Z">
        <w:r w:rsidR="00E36242">
          <w:rPr>
            <w:lang w:val="en-US" w:eastAsia="de-DE"/>
          </w:rPr>
          <w:t xml:space="preserve">” </w:t>
        </w:r>
      </w:ins>
      <w:r w:rsidR="001D7FF8">
        <w:rPr>
          <w:lang w:val="en-US" w:eastAsia="de-DE"/>
        </w:rPr>
        <w:t>button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del w:id="542" w:author="rolf" w:date="2017-06-05T20:51:00Z">
        <w:r w:rsidR="00E74F56" w:rsidRPr="002B5809" w:rsidDel="00E36242">
          <w:rPr>
            <w:lang w:val="en-US" w:eastAsia="de-DE"/>
          </w:rPr>
          <w:delText>“</w:delText>
        </w:r>
        <w:r w:rsidR="00513374" w:rsidDel="00E36242">
          <w:rPr>
            <w:lang w:val="en-US" w:eastAsia="de-DE"/>
          </w:rPr>
          <w:delText xml:space="preserve"> </w:delText>
        </w:r>
      </w:del>
      <w:ins w:id="543" w:author="rolf" w:date="2017-06-05T20:51:00Z">
        <w:r w:rsidR="00E36242">
          <w:rPr>
            <w:lang w:val="en-US" w:eastAsia="de-DE"/>
          </w:rPr>
          <w:t xml:space="preserve">” </w:t>
        </w:r>
      </w:ins>
      <w:r w:rsidR="00513374">
        <w:rPr>
          <w:lang w:val="en-US" w:eastAsia="de-DE"/>
        </w:rPr>
        <w:t>button</w:t>
      </w:r>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ins w:id="544" w:author="rolf" w:date="2017-06-05T20:42:00Z">
        <w:r w:rsidR="00CD72D8">
          <w:rPr>
            <w:lang w:val="en-US" w:eastAsia="de-DE"/>
          </w:rPr>
          <w:t>E</w:t>
        </w:r>
      </w:ins>
      <w:del w:id="545" w:author="rolf" w:date="2017-06-05T20:42:00Z">
        <w:r w:rsidR="000D6665" w:rsidDel="00CD72D8">
          <w:rPr>
            <w:lang w:val="en-US" w:eastAsia="de-DE"/>
          </w:rPr>
          <w:delText>e</w:delText>
        </w:r>
      </w:del>
      <w:r w:rsidR="000D6665">
        <w:rPr>
          <w:lang w:val="en-US" w:eastAsia="de-DE"/>
        </w:rPr>
        <w:t>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546" w:author="rolf" w:date="2016-05-01T20:06:00Z">
        <w:r w:rsidR="00F95440">
          <w:rPr>
            <w:lang w:val="en-US" w:eastAsia="de-DE"/>
          </w:rPr>
          <w:t> </w:t>
        </w:r>
      </w:ins>
      <w:del w:id="547"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lastRenderedPageBreak/>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548" w:name="_Toc484449275"/>
      <w:r>
        <w:rPr>
          <w:lang w:val="en-US"/>
        </w:rPr>
        <w:t>Determining and Correcting</w:t>
      </w:r>
      <w:r w:rsidR="00870189">
        <w:rPr>
          <w:lang w:val="en-US"/>
        </w:rPr>
        <w:t xml:space="preserve"> </w:t>
      </w:r>
      <w:r>
        <w:rPr>
          <w:lang w:val="en-US"/>
        </w:rPr>
        <w:t xml:space="preserve">the </w:t>
      </w:r>
      <w:r w:rsidR="00870189">
        <w:rPr>
          <w:lang w:val="en-US"/>
        </w:rPr>
        <w:t>Coordinate System Drift</w:t>
      </w:r>
      <w:bookmarkEnd w:id="548"/>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at regular time intervals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ins w:id="549" w:author="Hempel, Rolf" w:date="2017-06-06T09:57:00Z">
        <w:r w:rsidR="006267A8">
          <w:rPr>
            <w:lang w:val="en-US" w:eastAsia="de-DE"/>
          </w:rPr>
          <w:t>4.6</w:t>
        </w:r>
      </w:ins>
      <w:ins w:id="550" w:author="rolf" w:date="2017-06-05T21:11:00Z">
        <w:del w:id="551" w:author="Hempel, Rolf" w:date="2017-06-06T09:57:00Z">
          <w:r w:rsidR="00CD61A6" w:rsidDel="006267A8">
            <w:rPr>
              <w:lang w:val="en-US" w:eastAsia="de-DE"/>
            </w:rPr>
            <w:delText>4.6</w:delText>
          </w:r>
        </w:del>
      </w:ins>
      <w:del w:id="552" w:author="Hempel, Rolf" w:date="2017-06-06T09:57:00Z">
        <w:r w:rsidR="00170BDF" w:rsidDel="006267A8">
          <w:rPr>
            <w:lang w:val="en-US" w:eastAsia="de-DE"/>
          </w:rPr>
          <w:delText>3.6</w:delText>
        </w:r>
      </w:del>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Go</w:t>
      </w:r>
      <w:r w:rsidR="003A5E4E">
        <w:rPr>
          <w:lang w:val="en-US" w:eastAsia="de-DE"/>
        </w:rPr>
        <w:t>T</w:t>
      </w:r>
      <w:r w:rsidR="008320F0">
        <w:rPr>
          <w:lang w:val="en-US" w:eastAsia="de-DE"/>
        </w:rPr>
        <w:t xml:space="preserve">o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553" w:author="rolf" w:date="2016-05-01T20:08:00Z">
        <w:r w:rsidR="00F95440">
          <w:rPr>
            <w:lang w:val="en-US" w:eastAsia="de-DE"/>
          </w:rPr>
          <w:fldChar w:fldCharType="begin"/>
        </w:r>
        <w:r w:rsidR="00F95440">
          <w:rPr>
            <w:lang w:val="en-US" w:eastAsia="de-DE"/>
          </w:rPr>
          <w:instrText xml:space="preserve"> REF _Ref449896630 \r \h </w:instrText>
        </w:r>
      </w:ins>
      <w:r w:rsidR="00F95440">
        <w:rPr>
          <w:lang w:val="en-US" w:eastAsia="de-DE"/>
        </w:rPr>
      </w:r>
      <w:r w:rsidR="00F95440">
        <w:rPr>
          <w:lang w:val="en-US" w:eastAsia="de-DE"/>
        </w:rPr>
        <w:fldChar w:fldCharType="separate"/>
      </w:r>
      <w:ins w:id="554" w:author="Hempel, Rolf" w:date="2017-06-06T09:57:00Z">
        <w:r w:rsidR="006267A8">
          <w:rPr>
            <w:lang w:val="en-US" w:eastAsia="de-DE"/>
          </w:rPr>
          <w:t>4.4</w:t>
        </w:r>
      </w:ins>
      <w:ins w:id="555" w:author="rolf" w:date="2016-05-01T20:08:00Z">
        <w:r w:rsidR="00F95440">
          <w:rPr>
            <w:lang w:val="en-US" w:eastAsia="de-DE"/>
          </w:rPr>
          <w:fldChar w:fldCharType="end"/>
        </w:r>
      </w:ins>
      <w:del w:id="556"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557" w:author="rolf" w:date="2016-05-01T10:09:00Z">
        <w:r w:rsidR="00AB1F05" w:rsidDel="00D94479">
          <w:rPr>
            <w:lang w:val="en-US" w:eastAsia="de-DE"/>
          </w:rPr>
          <w:delText>3.4</w:delText>
        </w:r>
      </w:del>
      <w:del w:id="558"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del w:id="559" w:author="Hempel, Rolf" w:date="2017-06-06T09:39:00Z">
        <w:r w:rsidR="00EF2EA0" w:rsidDel="00E05D3F">
          <w:rPr>
            <w:lang w:val="en-US" w:eastAsia="de-DE"/>
          </w:rPr>
          <w:delText xml:space="preserve">the </w:delText>
        </w:r>
      </w:del>
      <w:r w:rsidR="00F34093">
        <w:rPr>
          <w:lang w:val="en-US" w:eastAsia="de-DE"/>
        </w:rPr>
        <w:t xml:space="preserve">MoonPanoramaMaker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MoonPanoramaMaker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w:t>
      </w:r>
      <w:r>
        <w:rPr>
          <w:lang w:val="en-US" w:eastAsia="de-DE"/>
        </w:rPr>
        <w:lastRenderedPageBreak/>
        <w:t xml:space="preserve">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E60B0B" w:rsidDel="0096753C" w:rsidRDefault="00E60B0B" w:rsidP="00E60B0B">
      <w:pPr>
        <w:rPr>
          <w:moveFrom w:id="560" w:author="rolf" w:date="2016-05-01T09:30:00Z"/>
          <w:lang w:val="en-US" w:eastAsia="de-DE"/>
        </w:rPr>
      </w:pPr>
      <w:moveFromRangeStart w:id="561" w:author="rolf" w:date="2016-05-01T09:30:00Z" w:name="move449858369"/>
      <w:moveFrom w:id="562" w:author="rolf" w:date="2016-05-01T09:30:00Z">
        <w:r w:rsidDel="0096753C">
          <w:rPr>
            <w:lang w:val="en-US" w:eastAsia="de-DE"/>
          </w:rPr>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561"/>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6617027E" wp14:editId="1BC78CB1">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3A3CCB" w:rsidRPr="00F34093" w:rsidRDefault="003A3CCB"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" stroked="f">
                <v:textbox style="mso-fit-shape-to-text:t">
                  <w:txbxContent>
                    <w:p w:rsidR="003A3CCB" w:rsidRPr="00F34093" w:rsidRDefault="003A3CCB"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516D31E0" wp14:editId="651F3477">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2">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563" w:author="rolf" w:date="2016-05-01T09:30:00Z"/>
          <w:lang w:val="en-US" w:eastAsia="de-DE"/>
        </w:rPr>
      </w:pPr>
    </w:p>
    <w:p w:rsidR="0096753C" w:rsidRDefault="0096753C" w:rsidP="0096753C">
      <w:pPr>
        <w:rPr>
          <w:moveTo w:id="564" w:author="rolf" w:date="2016-05-01T09:30:00Z"/>
          <w:lang w:val="en-US" w:eastAsia="de-DE"/>
        </w:rPr>
      </w:pPr>
      <w:moveToRangeStart w:id="565" w:author="rolf" w:date="2016-05-01T09:30:00Z" w:name="move449858369"/>
      <w:moveTo w:id="566" w:author="rolf" w:date="2016-05-01T09:30:00Z">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565"/>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the begin </w:t>
      </w:r>
      <w:r w:rsidR="000520C2">
        <w:rPr>
          <w:lang w:val="en-US" w:eastAsia="de-DE"/>
        </w:rPr>
        <w:t>or</w:t>
      </w:r>
      <w:r w:rsidR="00E677D5">
        <w:rPr>
          <w:lang w:val="en-US" w:eastAsia="de-DE"/>
        </w:rPr>
        <w:t xml:space="preserve">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ins w:id="567" w:author="Hempel, Rolf" w:date="2017-06-06T09:57:00Z">
        <w:r w:rsidR="006267A8">
          <w:rPr>
            <w:lang w:val="en-US" w:eastAsia="de-DE"/>
          </w:rPr>
          <w:t>4.5</w:t>
        </w:r>
      </w:ins>
      <w:ins w:id="568" w:author="rolf" w:date="2017-06-05T21:11:00Z">
        <w:del w:id="569" w:author="Hempel, Rolf" w:date="2017-06-06T09:57:00Z">
          <w:r w:rsidR="00CD61A6" w:rsidDel="006267A8">
            <w:rPr>
              <w:lang w:val="en-US" w:eastAsia="de-DE"/>
            </w:rPr>
            <w:delText>4.5</w:delText>
          </w:r>
        </w:del>
      </w:ins>
      <w:del w:id="570" w:author="Hempel, Rolf" w:date="2017-06-06T09:57:00Z">
        <w:r w:rsidR="00170BDF" w:rsidDel="006267A8">
          <w:rPr>
            <w:lang w:val="en-US" w:eastAsia="de-DE"/>
          </w:rPr>
          <w:delText>3.5</w:delText>
        </w:r>
      </w:del>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lastRenderedPageBreak/>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ins w:id="571" w:author="rolf" w:date="2017-06-05T16:11:00Z"/>
          <w:lang w:val="en-US"/>
        </w:rPr>
      </w:pPr>
      <w:bookmarkStart w:id="572" w:name="_Toc484449276"/>
      <w:bookmarkStart w:id="573" w:name="_Ref484455529"/>
      <w:ins w:id="574" w:author="rolf" w:date="2017-06-05T16:11:00Z">
        <w:r>
          <w:rPr>
            <w:lang w:val="en-US"/>
          </w:rPr>
          <w:t>Automatic Alignment</w:t>
        </w:r>
        <w:bookmarkEnd w:id="572"/>
        <w:bookmarkEnd w:id="573"/>
      </w:ins>
    </w:p>
    <w:p w:rsidR="00DD6A96" w:rsidRDefault="00876ED3">
      <w:pPr>
        <w:rPr>
          <w:ins w:id="575" w:author="rolf" w:date="2017-06-05T17:19:00Z"/>
          <w:lang w:val="en-US"/>
        </w:rPr>
        <w:pPrChange w:id="576" w:author="rolf" w:date="2017-06-05T16:11:00Z">
          <w:pPr>
            <w:pStyle w:val="berschrift3"/>
          </w:pPr>
        </w:pPrChange>
      </w:pPr>
      <w:ins w:id="577" w:author="rolf" w:date="2017-06-05T16:11:00Z">
        <w:r>
          <w:rPr>
            <w:lang w:val="en-US" w:eastAsia="de-DE"/>
          </w:rPr>
          <w:t xml:space="preserve">With MoonPanoramaMaker version 0.9.5 the new feature </w:t>
        </w:r>
      </w:ins>
      <w:ins w:id="578" w:author="rolf" w:date="2017-06-05T16:12:00Z">
        <w:r>
          <w:rPr>
            <w:lang w:val="en-US" w:eastAsia="de-DE"/>
          </w:rPr>
          <w:t xml:space="preserve">“auto-alignment” was </w:t>
        </w:r>
      </w:ins>
      <w:ins w:id="579" w:author="rolf" w:date="2017-06-05T20:08:00Z">
        <w:r w:rsidR="002F0E10">
          <w:rPr>
            <w:lang w:val="en-US" w:eastAsia="de-DE"/>
          </w:rPr>
          <w:t>introduced</w:t>
        </w:r>
      </w:ins>
      <w:ins w:id="580" w:author="rolf" w:date="2017-06-05T16:12:00Z">
        <w:r>
          <w:rPr>
            <w:lang w:val="en-US" w:eastAsia="de-DE"/>
          </w:rPr>
          <w:t xml:space="preserve">. It </w:t>
        </w:r>
      </w:ins>
      <w:ins w:id="581" w:author="rolf" w:date="2017-06-05T16:19:00Z">
        <w:r w:rsidR="00AD73E0">
          <w:rPr>
            <w:lang w:val="en-US" w:eastAsia="de-DE"/>
          </w:rPr>
          <w:t xml:space="preserve">takes the burden </w:t>
        </w:r>
      </w:ins>
      <w:ins w:id="582" w:author="Hempel, Rolf" w:date="2017-06-06T09:42:00Z">
        <w:r w:rsidR="00E05D3F">
          <w:rPr>
            <w:lang w:val="en-US" w:eastAsia="de-DE"/>
          </w:rPr>
          <w:t xml:space="preserve">off the user </w:t>
        </w:r>
      </w:ins>
      <w:ins w:id="583" w:author="rolf" w:date="2017-06-05T16:19:00Z">
        <w:del w:id="584" w:author="Hempel, Rolf" w:date="2017-06-06T09:42:00Z">
          <w:r w:rsidR="00AD73E0" w:rsidDel="00E05D3F">
            <w:rPr>
              <w:lang w:val="en-US" w:eastAsia="de-DE"/>
            </w:rPr>
            <w:delText>of</w:delText>
          </w:r>
        </w:del>
      </w:ins>
      <w:ins w:id="585" w:author="Hempel, Rolf" w:date="2017-06-06T09:42:00Z">
        <w:r w:rsidR="00E05D3F">
          <w:rPr>
            <w:lang w:val="en-US" w:eastAsia="de-DE"/>
          </w:rPr>
          <w:t>to check</w:t>
        </w:r>
      </w:ins>
      <w:ins w:id="586" w:author="rolf" w:date="2017-06-05T16:19:00Z">
        <w:del w:id="587" w:author="Hempel, Rolf" w:date="2017-06-06T09:42:00Z">
          <w:r w:rsidR="00AD73E0" w:rsidDel="00E05D3F">
            <w:rPr>
              <w:lang w:val="en-US" w:eastAsia="de-DE"/>
            </w:rPr>
            <w:delText xml:space="preserve"> checking</w:delText>
          </w:r>
        </w:del>
        <w:r w:rsidR="00AD73E0">
          <w:rPr>
            <w:lang w:val="en-US" w:eastAsia="de-DE"/>
          </w:rPr>
          <w:t xml:space="preserve"> the mount alignment repeatedly</w:t>
        </w:r>
        <w:del w:id="588" w:author="Hempel, Rolf" w:date="2017-06-06T09:42:00Z">
          <w:r w:rsidR="00AD73E0" w:rsidDel="00E05D3F">
            <w:rPr>
              <w:lang w:val="en-US" w:eastAsia="de-DE"/>
            </w:rPr>
            <w:delText xml:space="preserve"> </w:delText>
          </w:r>
        </w:del>
      </w:ins>
      <w:ins w:id="589" w:author="rolf" w:date="2017-06-05T17:47:00Z">
        <w:del w:id="590" w:author="Hempel, Rolf" w:date="2017-06-06T09:42:00Z">
          <w:r w:rsidR="00AD3354" w:rsidDel="00E05D3F">
            <w:rPr>
              <w:lang w:val="en-US" w:eastAsia="de-DE"/>
            </w:rPr>
            <w:delText>off</w:delText>
          </w:r>
        </w:del>
      </w:ins>
      <w:ins w:id="591" w:author="rolf" w:date="2017-06-05T16:19:00Z">
        <w:del w:id="592" w:author="Hempel, Rolf" w:date="2017-06-06T09:42:00Z">
          <w:r w:rsidR="00AD73E0" w:rsidDel="00E05D3F">
            <w:rPr>
              <w:lang w:val="en-US" w:eastAsia="de-DE"/>
            </w:rPr>
            <w:delText xml:space="preserve"> the user</w:delText>
          </w:r>
        </w:del>
        <w:r w:rsidR="00AD73E0">
          <w:rPr>
            <w:lang w:val="en-US" w:eastAsia="de-DE"/>
          </w:rPr>
          <w:t xml:space="preserve">. </w:t>
        </w:r>
      </w:ins>
      <w:ins w:id="593" w:author="rolf" w:date="2017-06-05T20:11:00Z">
        <w:r w:rsidR="002D46F1">
          <w:rPr>
            <w:lang w:val="en-US" w:eastAsia="de-DE"/>
          </w:rPr>
          <w:t>Auto-alignment can be activated after</w:t>
        </w:r>
      </w:ins>
      <w:ins w:id="594" w:author="rolf" w:date="2017-06-05T20:12:00Z">
        <w:r w:rsidR="002D46F1">
          <w:rPr>
            <w:lang w:val="en-US" w:eastAsia="de-DE"/>
          </w:rPr>
          <w:t xml:space="preserve"> the camera </w:t>
        </w:r>
      </w:ins>
      <w:ins w:id="595" w:author="rolf" w:date="2017-06-05T20:56:00Z">
        <w:r w:rsidR="00E36242">
          <w:rPr>
            <w:lang w:val="en-US" w:eastAsia="de-DE"/>
          </w:rPr>
          <w:t>has been oriented properly</w:t>
        </w:r>
      </w:ins>
      <w:ins w:id="596" w:author="rolf" w:date="2017-06-05T20:12:00Z">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ins>
      <w:ins w:id="597" w:author="Hempel, Rolf" w:date="2017-06-06T09:57:00Z">
        <w:r w:rsidR="006267A8">
          <w:rPr>
            <w:lang w:val="en-US" w:eastAsia="de-DE"/>
          </w:rPr>
          <w:t>4.5</w:t>
        </w:r>
      </w:ins>
      <w:ins w:id="598" w:author="rolf" w:date="2017-06-05T20:12:00Z">
        <w:r w:rsidR="002D46F1">
          <w:rPr>
            <w:lang w:val="en-US" w:eastAsia="de-DE"/>
          </w:rPr>
          <w:fldChar w:fldCharType="end"/>
        </w:r>
        <w:r w:rsidR="002D46F1">
          <w:rPr>
            <w:lang w:val="en-US" w:eastAsia="de-DE"/>
          </w:rPr>
          <w:t xml:space="preserve">). </w:t>
        </w:r>
      </w:ins>
      <w:ins w:id="599" w:author="rolf" w:date="2017-06-05T20:09:00Z">
        <w:r w:rsidR="002D46F1">
          <w:rPr>
            <w:lang w:val="en-US" w:eastAsia="de-DE"/>
          </w:rPr>
          <w:t>To start auto-alignment</w:t>
        </w:r>
      </w:ins>
      <w:ins w:id="600" w:author="Hempel, Rolf" w:date="2017-06-06T09:43:00Z">
        <w:r w:rsidR="00E05D3F">
          <w:rPr>
            <w:lang w:val="en-US" w:eastAsia="de-DE"/>
          </w:rPr>
          <w:t xml:space="preserve"> when a</w:t>
        </w:r>
      </w:ins>
      <w:ins w:id="601" w:author="rolf" w:date="2017-06-05T20:09:00Z">
        <w:del w:id="602" w:author="Hempel, Rolf" w:date="2017-06-06T09:43:00Z">
          <w:r w:rsidR="002D46F1" w:rsidDel="00E05D3F">
            <w:rPr>
              <w:lang w:val="en-US" w:eastAsia="de-DE"/>
            </w:rPr>
            <w:delText>, an active</w:delText>
          </w:r>
        </w:del>
        <w:r w:rsidR="002D46F1">
          <w:rPr>
            <w:lang w:val="en-US" w:eastAsia="de-DE"/>
          </w:rPr>
          <w:t xml:space="preserve"> video acquisition loop </w:t>
        </w:r>
      </w:ins>
      <w:ins w:id="603" w:author="Hempel, Rolf" w:date="2017-06-06T09:43:00Z">
        <w:r w:rsidR="00E05D3F">
          <w:rPr>
            <w:lang w:val="en-US" w:eastAsia="de-DE"/>
          </w:rPr>
          <w:t xml:space="preserve">is active, it first </w:t>
        </w:r>
      </w:ins>
      <w:ins w:id="604" w:author="rolf" w:date="2017-06-05T20:09:00Z">
        <w:r w:rsidR="002D46F1">
          <w:rPr>
            <w:lang w:val="en-US" w:eastAsia="de-DE"/>
          </w:rPr>
          <w:t>has to be interrupted first</w:t>
        </w:r>
      </w:ins>
      <w:ins w:id="605" w:author="rolf" w:date="2017-06-05T20:13:00Z">
        <w:r w:rsidR="002D46F1">
          <w:rPr>
            <w:lang w:val="en-US" w:eastAsia="de-DE"/>
          </w:rPr>
          <w:t xml:space="preserve"> by pressing the “Esc” key.</w:t>
        </w:r>
      </w:ins>
      <w:ins w:id="606" w:author="rolf" w:date="2017-06-05T20:09:00Z">
        <w:r w:rsidR="002D46F1">
          <w:rPr>
            <w:lang w:val="en-US" w:eastAsia="de-DE"/>
          </w:rPr>
          <w:t xml:space="preserve"> </w:t>
        </w:r>
      </w:ins>
      <w:ins w:id="607" w:author="rolf" w:date="2017-06-05T16:21:00Z">
        <w:r w:rsidR="00AD73E0">
          <w:rPr>
            <w:lang w:val="en-US" w:eastAsia="de-DE"/>
          </w:rPr>
          <w:t>Auto-alignment can</w:t>
        </w:r>
      </w:ins>
      <w:ins w:id="608" w:author="rolf" w:date="2017-06-05T20:10:00Z">
        <w:r w:rsidR="002D46F1">
          <w:rPr>
            <w:lang w:val="en-US" w:eastAsia="de-DE"/>
          </w:rPr>
          <w:t xml:space="preserve"> then</w:t>
        </w:r>
      </w:ins>
      <w:ins w:id="609" w:author="rolf" w:date="2017-06-05T16:21:00Z">
        <w:r w:rsidR="00AD73E0">
          <w:rPr>
            <w:lang w:val="en-US" w:eastAsia="de-DE"/>
          </w:rPr>
          <w:t xml:space="preserve"> be started</w:t>
        </w:r>
      </w:ins>
      <w:ins w:id="610" w:author="rolf" w:date="2017-06-05T17:47:00Z">
        <w:r w:rsidR="00AD3354" w:rsidRPr="00AD3354">
          <w:rPr>
            <w:lang w:val="en-US" w:eastAsia="de-DE"/>
          </w:rPr>
          <w:t xml:space="preserve"> </w:t>
        </w:r>
        <w:r w:rsidR="00AD3354">
          <w:rPr>
            <w:lang w:val="en-US" w:eastAsia="de-DE"/>
          </w:rPr>
          <w:t>by pressing the GUI button “Auto-Alignment on”</w:t>
        </w:r>
      </w:ins>
      <w:ins w:id="611" w:author="rolf" w:date="2017-06-05T20:11:00Z">
        <w:r w:rsidR="002D46F1">
          <w:rPr>
            <w:lang w:val="en-US" w:eastAsia="de-DE"/>
          </w:rPr>
          <w:t xml:space="preserve">. </w:t>
        </w:r>
      </w:ins>
      <w:ins w:id="612" w:author="rolf" w:date="2017-06-05T16:26:00Z">
        <w:r w:rsidR="002D46F1">
          <w:rPr>
            <w:lang w:val="en-US" w:eastAsia="de-DE"/>
          </w:rPr>
          <w:t>W</w:t>
        </w:r>
      </w:ins>
      <w:ins w:id="613" w:author="rolf" w:date="2017-06-05T20:15:00Z">
        <w:r w:rsidR="002D46F1">
          <w:rPr>
            <w:lang w:val="en-US" w:eastAsia="de-DE"/>
          </w:rPr>
          <w:t xml:space="preserve">hen “Enter” is pressed as </w:t>
        </w:r>
      </w:ins>
      <w:ins w:id="614" w:author="rolf" w:date="2017-06-05T20:14:00Z">
        <w:r w:rsidR="002D46F1">
          <w:rPr>
            <w:lang w:val="en-US" w:eastAsia="de-DE"/>
          </w:rPr>
          <w:t>confirmation</w:t>
        </w:r>
      </w:ins>
      <w:ins w:id="615" w:author="rolf" w:date="2017-06-05T16:26:00Z">
        <w:r w:rsidR="00AD73E0">
          <w:rPr>
            <w:lang w:val="en-US" w:eastAsia="de-DE"/>
          </w:rPr>
          <w:t xml:space="preserve"> that the user really wants</w:t>
        </w:r>
      </w:ins>
      <w:ins w:id="616" w:author="rolf" w:date="2017-06-05T20:14:00Z">
        <w:r w:rsidR="002D46F1">
          <w:rPr>
            <w:lang w:val="en-US" w:eastAsia="de-DE"/>
          </w:rPr>
          <w:t xml:space="preserve"> to switch </w:t>
        </w:r>
      </w:ins>
      <w:ins w:id="617" w:author="rolf" w:date="2017-06-05T20:57:00Z">
        <w:r w:rsidR="00E36242">
          <w:rPr>
            <w:lang w:val="en-US" w:eastAsia="de-DE"/>
          </w:rPr>
          <w:t xml:space="preserve">on </w:t>
        </w:r>
      </w:ins>
      <w:ins w:id="618" w:author="rolf" w:date="2017-06-05T20:15:00Z">
        <w:r w:rsidR="002D46F1">
          <w:rPr>
            <w:lang w:val="en-US" w:eastAsia="de-DE"/>
          </w:rPr>
          <w:t>auto-alignment</w:t>
        </w:r>
      </w:ins>
      <w:ins w:id="619" w:author="rolf" w:date="2017-06-05T16:26:00Z">
        <w:r w:rsidR="00AD73E0">
          <w:rPr>
            <w:lang w:val="en-US" w:eastAsia="de-DE"/>
          </w:rPr>
          <w:t xml:space="preserve">, </w:t>
        </w:r>
      </w:ins>
      <w:ins w:id="620" w:author="rolf" w:date="2017-06-05T16:27:00Z">
        <w:r w:rsidR="00AD73E0">
          <w:rPr>
            <w:lang w:val="en-US" w:eastAsia="de-DE"/>
          </w:rPr>
          <w:t xml:space="preserve">the button </w:t>
        </w:r>
      </w:ins>
      <w:ins w:id="621" w:author="rolf" w:date="2017-06-05T16:30:00Z">
        <w:r w:rsidR="00A03185">
          <w:rPr>
            <w:lang w:val="en-US" w:eastAsia="de-DE"/>
          </w:rPr>
          <w:t>changes its color to red</w:t>
        </w:r>
      </w:ins>
      <w:ins w:id="622" w:author="rolf" w:date="2017-06-05T16:27:00Z">
        <w:r w:rsidR="00AD73E0">
          <w:rPr>
            <w:lang w:val="en-US" w:eastAsia="de-DE"/>
          </w:rPr>
          <w:t xml:space="preserve"> and now reads </w:t>
        </w:r>
      </w:ins>
      <w:ins w:id="623" w:author="rolf" w:date="2017-06-05T16:28:00Z">
        <w:r w:rsidR="00AD73E0">
          <w:rPr>
            <w:lang w:val="en-US" w:eastAsia="de-DE"/>
          </w:rPr>
          <w:t xml:space="preserve">“Auto-Alignment off”. </w:t>
        </w:r>
      </w:ins>
      <w:ins w:id="624" w:author="rolf" w:date="2017-06-05T16:31:00Z">
        <w:r w:rsidR="00A03185">
          <w:rPr>
            <w:lang w:val="en-US" w:eastAsia="de-DE"/>
          </w:rPr>
          <w:t xml:space="preserve">The telescope moves to the </w:t>
        </w:r>
      </w:ins>
      <w:ins w:id="625" w:author="rolf" w:date="2017-06-05T16:45:00Z">
        <w:r w:rsidR="00407260">
          <w:rPr>
            <w:lang w:val="en-US" w:eastAsia="de-DE"/>
          </w:rPr>
          <w:t>landmark position</w:t>
        </w:r>
      </w:ins>
      <w:ins w:id="626" w:author="rolf" w:date="2017-06-05T16:31:00Z">
        <w:r w:rsidR="00A03185">
          <w:rPr>
            <w:lang w:val="en-US" w:eastAsia="de-DE"/>
          </w:rPr>
          <w:t xml:space="preserve"> and asks the user to center the landmark, exactly as with manual alignment. </w:t>
        </w:r>
      </w:ins>
    </w:p>
    <w:p w:rsidR="00DD6A96" w:rsidRDefault="00F16035">
      <w:pPr>
        <w:rPr>
          <w:ins w:id="627" w:author="rolf" w:date="2017-06-05T17:19:00Z"/>
          <w:lang w:val="en-US"/>
        </w:rPr>
        <w:pPrChange w:id="628" w:author="rolf" w:date="2017-06-05T16:11:00Z">
          <w:pPr>
            <w:pStyle w:val="berschrift3"/>
          </w:pPr>
        </w:pPrChange>
      </w:pPr>
      <w:ins w:id="629" w:author="rolf" w:date="2017-06-05T19:51:00Z">
        <w:r>
          <w:rPr>
            <w:noProof/>
            <w:lang w:eastAsia="de-DE"/>
          </w:rPr>
          <w:drawing>
            <wp:inline distT="0" distB="0" distL="0" distR="0">
              <wp:extent cx="5534891" cy="2070093"/>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ation.PNG"/>
                      <pic:cNvPicPr/>
                    </pic:nvPicPr>
                    <pic:blipFill>
                      <a:blip r:embed="rId23">
                        <a:extLst>
                          <a:ext uri="{28A0092B-C50C-407E-A947-70E740481C1C}">
                            <a14:useLocalDpi xmlns:a14="http://schemas.microsoft.com/office/drawing/2010/main" val="0"/>
                          </a:ext>
                        </a:extLst>
                      </a:blip>
                      <a:stretch>
                        <a:fillRect/>
                      </a:stretch>
                    </pic:blipFill>
                    <pic:spPr>
                      <a:xfrm>
                        <a:off x="0" y="0"/>
                        <a:ext cx="5535335" cy="2070259"/>
                      </a:xfrm>
                      <a:prstGeom prst="rect">
                        <a:avLst/>
                      </a:prstGeom>
                    </pic:spPr>
                  </pic:pic>
                </a:graphicData>
              </a:graphic>
            </wp:inline>
          </w:drawing>
        </w:r>
      </w:ins>
    </w:p>
    <w:p w:rsidR="00DD6A96" w:rsidRDefault="00A03185">
      <w:pPr>
        <w:rPr>
          <w:ins w:id="630" w:author="rolf" w:date="2017-06-05T17:22:00Z"/>
          <w:lang w:val="en-US"/>
        </w:rPr>
        <w:pPrChange w:id="631" w:author="rolf" w:date="2017-06-05T16:11:00Z">
          <w:pPr>
            <w:pStyle w:val="berschrift3"/>
          </w:pPr>
        </w:pPrChange>
      </w:pPr>
      <w:ins w:id="632" w:author="rolf" w:date="2017-06-05T16:32:00Z">
        <w:r>
          <w:rPr>
            <w:lang w:val="en-US" w:eastAsia="de-DE"/>
          </w:rPr>
          <w:t xml:space="preserve">When the user has centered the landmark and pressed “Enter”, </w:t>
        </w:r>
      </w:ins>
      <w:ins w:id="633" w:author="rolf" w:date="2017-06-05T16:34:00Z">
        <w:r>
          <w:rPr>
            <w:lang w:val="en-US" w:eastAsia="de-DE"/>
          </w:rPr>
          <w:t>auto-alignment initialization begins. I</w:t>
        </w:r>
      </w:ins>
      <w:ins w:id="634" w:author="rolf" w:date="2017-06-05T16:32:00Z">
        <w:r>
          <w:rPr>
            <w:lang w:val="en-US" w:eastAsia="de-DE"/>
          </w:rPr>
          <w:t xml:space="preserve">nstead of recording an alignment point, MoonPanoramaMaker uses the video camera to take a still picture of the area around the landmark. </w:t>
        </w:r>
      </w:ins>
      <w:ins w:id="635" w:author="rolf" w:date="2017-06-05T16:33:00Z">
        <w:r>
          <w:rPr>
            <w:lang w:val="en-US" w:eastAsia="de-DE"/>
          </w:rPr>
          <w:t xml:space="preserve">This “reference frame” is stored for </w:t>
        </w:r>
      </w:ins>
      <w:ins w:id="636" w:author="rolf" w:date="2017-06-05T16:34:00Z">
        <w:r>
          <w:rPr>
            <w:lang w:val="en-US" w:eastAsia="de-DE"/>
          </w:rPr>
          <w:t>automatic</w:t>
        </w:r>
      </w:ins>
      <w:ins w:id="637" w:author="rolf" w:date="2017-06-05T16:33:00Z">
        <w:r>
          <w:rPr>
            <w:lang w:val="en-US" w:eastAsia="de-DE"/>
          </w:rPr>
          <w:t xml:space="preserve"> alignment</w:t>
        </w:r>
      </w:ins>
      <w:ins w:id="638" w:author="rolf" w:date="2017-06-05T16:34:00Z">
        <w:r>
          <w:rPr>
            <w:lang w:val="en-US" w:eastAsia="de-DE"/>
          </w:rPr>
          <w:t xml:space="preserve"> operations</w:t>
        </w:r>
      </w:ins>
      <w:ins w:id="639" w:author="rolf" w:date="2017-06-05T16:36:00Z">
        <w:r>
          <w:rPr>
            <w:lang w:val="en-US" w:eastAsia="de-DE"/>
          </w:rPr>
          <w:t xml:space="preserve"> which </w:t>
        </w:r>
      </w:ins>
      <w:ins w:id="640" w:author="rolf" w:date="2017-06-05T16:49:00Z">
        <w:r w:rsidR="00407260">
          <w:rPr>
            <w:lang w:val="en-US" w:eastAsia="de-DE"/>
          </w:rPr>
          <w:t xml:space="preserve">from now on </w:t>
        </w:r>
      </w:ins>
      <w:ins w:id="641" w:author="rolf" w:date="2017-06-05T16:36:00Z">
        <w:r>
          <w:rPr>
            <w:lang w:val="en-US" w:eastAsia="de-DE"/>
          </w:rPr>
          <w:t xml:space="preserve">the program </w:t>
        </w:r>
      </w:ins>
      <w:ins w:id="642" w:author="rolf" w:date="2017-06-05T16:37:00Z">
        <w:r>
          <w:rPr>
            <w:lang w:val="en-US" w:eastAsia="de-DE"/>
          </w:rPr>
          <w:t>inserts</w:t>
        </w:r>
      </w:ins>
      <w:ins w:id="643" w:author="rolf" w:date="2017-06-05T16:36:00Z">
        <w:r>
          <w:rPr>
            <w:lang w:val="en-US" w:eastAsia="de-DE"/>
          </w:rPr>
          <w:t xml:space="preserve"> automatically between video recordings.</w:t>
        </w:r>
      </w:ins>
    </w:p>
    <w:p w:rsidR="00D328DF" w:rsidRDefault="00F16035">
      <w:pPr>
        <w:rPr>
          <w:ins w:id="644" w:author="rolf" w:date="2017-06-05T16:39:00Z"/>
          <w:lang w:val="en-US"/>
        </w:rPr>
        <w:pPrChange w:id="645" w:author="rolf" w:date="2017-06-05T16:11:00Z">
          <w:pPr>
            <w:pStyle w:val="berschrift3"/>
          </w:pPr>
        </w:pPrChange>
      </w:pPr>
      <w:ins w:id="646" w:author="rolf" w:date="2017-06-05T19:51:00Z">
        <w:r>
          <w:rPr>
            <w:noProof/>
            <w:lang w:eastAsia="de-DE"/>
          </w:rPr>
          <w:lastRenderedPageBreak/>
          <w:drawing>
            <wp:inline distT="0" distB="0" distL="0" distR="0">
              <wp:extent cx="5534891" cy="2054230"/>
              <wp:effectExtent l="0" t="0" r="889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ed.PNG"/>
                      <pic:cNvPicPr/>
                    </pic:nvPicPr>
                    <pic:blipFill>
                      <a:blip r:embed="rId24">
                        <a:extLst>
                          <a:ext uri="{28A0092B-C50C-407E-A947-70E740481C1C}">
                            <a14:useLocalDpi xmlns:a14="http://schemas.microsoft.com/office/drawing/2010/main" val="0"/>
                          </a:ext>
                        </a:extLst>
                      </a:blip>
                      <a:stretch>
                        <a:fillRect/>
                      </a:stretch>
                    </pic:blipFill>
                    <pic:spPr>
                      <a:xfrm>
                        <a:off x="0" y="0"/>
                        <a:ext cx="5532230" cy="2053242"/>
                      </a:xfrm>
                      <a:prstGeom prst="rect">
                        <a:avLst/>
                      </a:prstGeom>
                    </pic:spPr>
                  </pic:pic>
                </a:graphicData>
              </a:graphic>
            </wp:inline>
          </w:drawing>
        </w:r>
      </w:ins>
    </w:p>
    <w:p w:rsidR="00876ED3" w:rsidRDefault="00DD6A96">
      <w:pPr>
        <w:rPr>
          <w:ins w:id="647" w:author="rolf" w:date="2017-06-05T17:23:00Z"/>
          <w:lang w:val="en-US"/>
        </w:rPr>
        <w:pPrChange w:id="648" w:author="rolf" w:date="2017-06-05T16:11:00Z">
          <w:pPr>
            <w:pStyle w:val="berschrift3"/>
          </w:pPr>
        </w:pPrChange>
      </w:pPr>
      <w:ins w:id="649" w:author="rolf" w:date="2017-06-05T17:20:00Z">
        <w:r>
          <w:rPr>
            <w:lang w:val="en-US" w:eastAsia="de-DE"/>
          </w:rPr>
          <w:t xml:space="preserve">After </w:t>
        </w:r>
      </w:ins>
      <w:ins w:id="650" w:author="rolf" w:date="2017-06-05T20:17:00Z">
        <w:r w:rsidR="002D46F1">
          <w:rPr>
            <w:lang w:val="en-US" w:eastAsia="de-DE"/>
          </w:rPr>
          <w:t xml:space="preserve">a </w:t>
        </w:r>
      </w:ins>
      <w:ins w:id="651" w:author="rolf" w:date="2017-06-05T17:49:00Z">
        <w:r w:rsidR="00AD3354">
          <w:rPr>
            <w:lang w:val="en-US" w:eastAsia="de-DE"/>
          </w:rPr>
          <w:t xml:space="preserve">successful </w:t>
        </w:r>
      </w:ins>
      <w:ins w:id="652" w:author="rolf" w:date="2017-06-05T17:20:00Z">
        <w:r>
          <w:rPr>
            <w:lang w:val="en-US" w:eastAsia="de-DE"/>
          </w:rPr>
          <w:t>auto-alignment initialization, the user can start the video acquisition loop</w:t>
        </w:r>
      </w:ins>
      <w:ins w:id="653" w:author="rolf" w:date="2017-06-05T20:17:00Z">
        <w:r w:rsidR="002D46F1">
          <w:rPr>
            <w:lang w:val="en-US" w:eastAsia="de-DE"/>
          </w:rPr>
          <w:t xml:space="preserve"> (“Start / Continue Recording”)</w:t>
        </w:r>
      </w:ins>
      <w:ins w:id="654" w:author="rolf" w:date="2017-06-05T17:21:00Z">
        <w:r>
          <w:rPr>
            <w:lang w:val="en-US" w:eastAsia="de-DE"/>
          </w:rPr>
          <w:t xml:space="preserve"> which the program will interrupt </w:t>
        </w:r>
        <w:del w:id="655" w:author="Hempel, Rolf" w:date="2017-06-06T09:45:00Z">
          <w:r w:rsidDel="00E05D3F">
            <w:rPr>
              <w:lang w:val="en-US" w:eastAsia="de-DE"/>
            </w:rPr>
            <w:delText>repeatedly</w:delText>
          </w:r>
        </w:del>
      </w:ins>
      <w:ins w:id="656" w:author="Hempel, Rolf" w:date="2017-06-06T09:45:00Z">
        <w:r w:rsidR="00E05D3F">
          <w:rPr>
            <w:lang w:val="en-US" w:eastAsia="de-DE"/>
          </w:rPr>
          <w:t>sometimes</w:t>
        </w:r>
      </w:ins>
      <w:ins w:id="657" w:author="rolf" w:date="2017-06-05T17:21:00Z">
        <w:r>
          <w:rPr>
            <w:lang w:val="en-US" w:eastAsia="de-DE"/>
          </w:rPr>
          <w:t xml:space="preserve"> for doing </w:t>
        </w:r>
        <w:del w:id="658" w:author="Hempel, Rolf" w:date="2017-06-06T09:45:00Z">
          <w:r w:rsidDel="00E05D3F">
            <w:rPr>
              <w:lang w:val="en-US" w:eastAsia="de-DE"/>
            </w:rPr>
            <w:delText xml:space="preserve">a </w:delText>
          </w:r>
        </w:del>
        <w:r>
          <w:rPr>
            <w:lang w:val="en-US" w:eastAsia="de-DE"/>
          </w:rPr>
          <w:t>new alignment</w:t>
        </w:r>
      </w:ins>
      <w:ins w:id="659" w:author="Hempel, Rolf" w:date="2017-06-06T09:45:00Z">
        <w:r w:rsidR="00E05D3F">
          <w:rPr>
            <w:lang w:val="en-US" w:eastAsia="de-DE"/>
          </w:rPr>
          <w:t>s</w:t>
        </w:r>
      </w:ins>
      <w:ins w:id="660" w:author="rolf" w:date="2017-06-05T17:21:00Z">
        <w:r>
          <w:rPr>
            <w:lang w:val="en-US" w:eastAsia="de-DE"/>
          </w:rPr>
          <w:t xml:space="preserve">. </w:t>
        </w:r>
      </w:ins>
      <w:ins w:id="661" w:author="rolf" w:date="2017-06-05T17:22:00Z">
        <w:r>
          <w:rPr>
            <w:lang w:val="en-US" w:eastAsia="de-DE"/>
          </w:rPr>
          <w:t xml:space="preserve">When this happens, </w:t>
        </w:r>
      </w:ins>
      <w:ins w:id="662" w:author="rolf" w:date="2017-06-05T16:38:00Z">
        <w:r w:rsidR="00A03185">
          <w:rPr>
            <w:lang w:val="en-US" w:eastAsia="de-DE"/>
          </w:rPr>
          <w:t>the program slews the telescope to</w:t>
        </w:r>
        <w:r w:rsidR="00AD3354">
          <w:rPr>
            <w:lang w:val="en-US" w:eastAsia="de-DE"/>
          </w:rPr>
          <w:t xml:space="preserve"> the expected landmark position</w:t>
        </w:r>
      </w:ins>
      <w:ins w:id="663" w:author="rolf" w:date="2017-06-05T17:49:00Z">
        <w:r w:rsidR="00AD3354">
          <w:rPr>
            <w:lang w:val="en-US" w:eastAsia="de-DE"/>
          </w:rPr>
          <w:t xml:space="preserve">, </w:t>
        </w:r>
      </w:ins>
      <w:ins w:id="664" w:author="rolf" w:date="2017-06-05T16:41:00Z">
        <w:r w:rsidR="00A03185">
          <w:rPr>
            <w:lang w:val="en-US" w:eastAsia="de-DE"/>
          </w:rPr>
          <w:t xml:space="preserve">takes a still image of that area and determines the shift between the new image and the reference frame. </w:t>
        </w:r>
      </w:ins>
      <w:ins w:id="665" w:author="rolf" w:date="2017-06-05T16:44:00Z">
        <w:r w:rsidR="00407260">
          <w:rPr>
            <w:lang w:val="en-US" w:eastAsia="de-DE"/>
          </w:rPr>
          <w:t>T</w:t>
        </w:r>
      </w:ins>
      <w:ins w:id="666" w:author="rolf" w:date="2017-06-05T16:43:00Z">
        <w:r w:rsidR="00407260">
          <w:rPr>
            <w:lang w:val="en-US" w:eastAsia="de-DE"/>
          </w:rPr>
          <w:t>his shift</w:t>
        </w:r>
      </w:ins>
      <w:ins w:id="667" w:author="rolf" w:date="2017-06-05T16:44:00Z">
        <w:r w:rsidR="00407260">
          <w:rPr>
            <w:lang w:val="en-US" w:eastAsia="de-DE"/>
          </w:rPr>
          <w:t xml:space="preserve"> (in image pixels) is translated into</w:t>
        </w:r>
      </w:ins>
      <w:ins w:id="668" w:author="rolf" w:date="2017-06-05T16:43:00Z">
        <w:r w:rsidR="00407260">
          <w:rPr>
            <w:lang w:val="en-US" w:eastAsia="de-DE"/>
          </w:rPr>
          <w:t xml:space="preserve"> the current pointing error in equatorial coordinates</w:t>
        </w:r>
      </w:ins>
      <w:ins w:id="669" w:author="rolf" w:date="2017-06-05T16:47:00Z">
        <w:r w:rsidR="00407260">
          <w:rPr>
            <w:lang w:val="en-US" w:eastAsia="de-DE"/>
          </w:rPr>
          <w:t xml:space="preserve">. </w:t>
        </w:r>
      </w:ins>
      <w:ins w:id="670" w:author="rolf" w:date="2017-06-05T17:50:00Z">
        <w:r w:rsidR="00AD3354">
          <w:rPr>
            <w:lang w:val="en-US" w:eastAsia="de-DE"/>
          </w:rPr>
          <w:t>The result is</w:t>
        </w:r>
      </w:ins>
      <w:ins w:id="671" w:author="rolf" w:date="2017-06-05T16:47:00Z">
        <w:r w:rsidR="00407260">
          <w:rPr>
            <w:lang w:val="en-US" w:eastAsia="de-DE"/>
          </w:rPr>
          <w:t xml:space="preserve"> a</w:t>
        </w:r>
      </w:ins>
      <w:ins w:id="672" w:author="rolf" w:date="2017-06-05T16:46:00Z">
        <w:r w:rsidR="00407260">
          <w:rPr>
            <w:lang w:val="en-US" w:eastAsia="de-DE"/>
          </w:rPr>
          <w:t xml:space="preserve"> new</w:t>
        </w:r>
      </w:ins>
      <w:ins w:id="673" w:author="rolf" w:date="2017-06-05T16:43:00Z">
        <w:r w:rsidR="00407260">
          <w:rPr>
            <w:lang w:val="en-US" w:eastAsia="de-DE"/>
          </w:rPr>
          <w:t xml:space="preserve"> alignment point</w:t>
        </w:r>
      </w:ins>
      <w:ins w:id="674" w:author="rolf" w:date="2017-06-05T16:47:00Z">
        <w:r w:rsidR="00407260">
          <w:rPr>
            <w:lang w:val="en-US" w:eastAsia="de-DE"/>
          </w:rPr>
          <w:t>, and video acquisition continues</w:t>
        </w:r>
      </w:ins>
      <w:ins w:id="675" w:author="rolf" w:date="2017-06-05T16:43:00Z">
        <w:r w:rsidR="00407260">
          <w:rPr>
            <w:lang w:val="en-US" w:eastAsia="de-DE"/>
          </w:rPr>
          <w:t>.</w:t>
        </w:r>
      </w:ins>
      <w:ins w:id="676" w:author="rolf" w:date="2017-06-05T16:54:00Z">
        <w:r w:rsidR="002F5F58">
          <w:rPr>
            <w:lang w:val="en-US" w:eastAsia="de-DE"/>
          </w:rPr>
          <w:t xml:space="preserve"> </w:t>
        </w:r>
      </w:ins>
      <w:ins w:id="677" w:author="rolf" w:date="2017-06-05T17:50:00Z">
        <w:r w:rsidR="00AD3354">
          <w:rPr>
            <w:lang w:val="en-US" w:eastAsia="de-DE"/>
          </w:rPr>
          <w:t>Fortunately, t</w:t>
        </w:r>
      </w:ins>
      <w:ins w:id="678" w:author="rolf" w:date="2017-06-05T16:54:00Z">
        <w:r w:rsidR="002F5F58">
          <w:rPr>
            <w:lang w:val="en-US" w:eastAsia="de-DE"/>
          </w:rPr>
          <w:t>he details of this rather complex operation are hidden from the user.</w:t>
        </w:r>
      </w:ins>
    </w:p>
    <w:p w:rsidR="00D328DF" w:rsidRDefault="00F16035">
      <w:pPr>
        <w:rPr>
          <w:ins w:id="679" w:author="rolf" w:date="2017-06-05T16:49:00Z"/>
          <w:lang w:val="en-US"/>
        </w:rPr>
        <w:pPrChange w:id="680" w:author="rolf" w:date="2017-06-05T16:11:00Z">
          <w:pPr>
            <w:pStyle w:val="berschrift3"/>
          </w:pPr>
        </w:pPrChange>
      </w:pPr>
      <w:ins w:id="681" w:author="rolf" w:date="2017-06-05T19:52:00Z">
        <w:r>
          <w:rPr>
            <w:noProof/>
            <w:lang w:eastAsia="de-DE"/>
          </w:rPr>
          <w:drawing>
            <wp:inline distT="0" distB="0" distL="0" distR="0">
              <wp:extent cx="5534891" cy="2065213"/>
              <wp:effectExtent l="0" t="0" r="889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ment.PNG"/>
                      <pic:cNvPicPr/>
                    </pic:nvPicPr>
                    <pic:blipFill>
                      <a:blip r:embed="rId25">
                        <a:extLst>
                          <a:ext uri="{28A0092B-C50C-407E-A947-70E740481C1C}">
                            <a14:useLocalDpi xmlns:a14="http://schemas.microsoft.com/office/drawing/2010/main" val="0"/>
                          </a:ext>
                        </a:extLst>
                      </a:blip>
                      <a:stretch>
                        <a:fillRect/>
                      </a:stretch>
                    </pic:blipFill>
                    <pic:spPr>
                      <a:xfrm>
                        <a:off x="0" y="0"/>
                        <a:ext cx="5551594" cy="2071445"/>
                      </a:xfrm>
                      <a:prstGeom prst="rect">
                        <a:avLst/>
                      </a:prstGeom>
                    </pic:spPr>
                  </pic:pic>
                </a:graphicData>
              </a:graphic>
            </wp:inline>
          </w:drawing>
        </w:r>
      </w:ins>
    </w:p>
    <w:p w:rsidR="00407260" w:rsidRDefault="00AD3354">
      <w:pPr>
        <w:rPr>
          <w:ins w:id="682" w:author="rolf" w:date="2017-06-05T16:55:00Z"/>
          <w:lang w:val="en-US"/>
        </w:rPr>
        <w:pPrChange w:id="683" w:author="rolf" w:date="2017-06-05T16:11:00Z">
          <w:pPr>
            <w:pStyle w:val="berschrift3"/>
          </w:pPr>
        </w:pPrChange>
      </w:pPr>
      <w:ins w:id="684" w:author="rolf" w:date="2017-06-05T17:50:00Z">
        <w:r>
          <w:rPr>
            <w:lang w:val="en-US" w:eastAsia="de-DE"/>
          </w:rPr>
          <w:t xml:space="preserve">The user </w:t>
        </w:r>
      </w:ins>
      <w:ins w:id="685" w:author="rolf" w:date="2017-06-05T17:51:00Z">
        <w:r>
          <w:rPr>
            <w:lang w:val="en-US" w:eastAsia="de-DE"/>
          </w:rPr>
          <w:t>may</w:t>
        </w:r>
      </w:ins>
      <w:ins w:id="686" w:author="rolf" w:date="2017-06-05T17:50:00Z">
        <w:r>
          <w:rPr>
            <w:lang w:val="en-US" w:eastAsia="de-DE"/>
          </w:rPr>
          <w:t xml:space="preserve"> interrupt t</w:t>
        </w:r>
      </w:ins>
      <w:ins w:id="687" w:author="rolf" w:date="2017-06-05T16:49:00Z">
        <w:r w:rsidR="00407260">
          <w:rPr>
            <w:lang w:val="en-US" w:eastAsia="de-DE"/>
          </w:rPr>
          <w:t xml:space="preserve">he video loop at any time. When control is given back to the GUI, </w:t>
        </w:r>
      </w:ins>
      <w:ins w:id="688" w:author="rolf" w:date="2017-06-05T16:55:00Z">
        <w:r w:rsidR="002F5F58">
          <w:rPr>
            <w:lang w:val="en-US" w:eastAsia="de-DE"/>
          </w:rPr>
          <w:t>the user</w:t>
        </w:r>
      </w:ins>
      <w:ins w:id="689" w:author="rolf" w:date="2017-06-05T16:49:00Z">
        <w:r w:rsidR="00407260">
          <w:rPr>
            <w:lang w:val="en-US" w:eastAsia="de-DE"/>
          </w:rPr>
          <w:t xml:space="preserve"> can switch off auto-alignment by pressing the red button again. </w:t>
        </w:r>
      </w:ins>
      <w:ins w:id="690" w:author="rolf" w:date="2017-06-05T16:50:00Z">
        <w:r w:rsidR="00407260">
          <w:rPr>
            <w:lang w:val="en-US" w:eastAsia="de-DE"/>
          </w:rPr>
          <w:t>After acknowledging this action, the auto-alignment button changes back to its original state</w:t>
        </w:r>
      </w:ins>
      <w:ins w:id="691" w:author="rolf" w:date="2017-06-05T17:15:00Z">
        <w:r w:rsidR="00DD6A96">
          <w:rPr>
            <w:lang w:val="en-US" w:eastAsia="de-DE"/>
          </w:rPr>
          <w:t xml:space="preserve"> and color</w:t>
        </w:r>
      </w:ins>
      <w:ins w:id="692" w:author="rolf" w:date="2017-06-05T16:50:00Z">
        <w:r w:rsidR="00407260">
          <w:rPr>
            <w:lang w:val="en-US" w:eastAsia="de-DE"/>
          </w:rPr>
          <w:t xml:space="preserve">, and the (manual) </w:t>
        </w:r>
      </w:ins>
      <w:ins w:id="693" w:author="rolf" w:date="2017-06-05T16:52:00Z">
        <w:r w:rsidR="00407260">
          <w:rPr>
            <w:lang w:val="en-US" w:eastAsia="de-DE"/>
          </w:rPr>
          <w:t>“Alignment” button is re-activated.</w:t>
        </w:r>
      </w:ins>
      <w:ins w:id="694" w:author="rolf" w:date="2017-06-05T17:51:00Z">
        <w:r>
          <w:rPr>
            <w:lang w:val="en-US" w:eastAsia="de-DE"/>
          </w:rPr>
          <w:t xml:space="preserve"> </w:t>
        </w:r>
      </w:ins>
      <w:ins w:id="695" w:author="rolf" w:date="2017-06-05T20:18:00Z">
        <w:r w:rsidR="002D46F1">
          <w:rPr>
            <w:lang w:val="en-US" w:eastAsia="de-DE"/>
          </w:rPr>
          <w:t>The</w:t>
        </w:r>
      </w:ins>
      <w:ins w:id="696" w:author="rolf" w:date="2017-06-05T16:53:00Z">
        <w:r w:rsidR="002F5F58">
          <w:rPr>
            <w:lang w:val="en-US" w:eastAsia="de-DE"/>
          </w:rPr>
          <w:t xml:space="preserve"> user can </w:t>
        </w:r>
      </w:ins>
      <w:ins w:id="697" w:author="rolf" w:date="2017-06-05T20:18:00Z">
        <w:r w:rsidR="002D46F1">
          <w:rPr>
            <w:lang w:val="en-US" w:eastAsia="de-DE"/>
          </w:rPr>
          <w:t xml:space="preserve">now </w:t>
        </w:r>
      </w:ins>
      <w:ins w:id="698" w:author="rolf" w:date="2017-06-05T16:53:00Z">
        <w:r w:rsidR="002F5F58">
          <w:rPr>
            <w:lang w:val="en-US" w:eastAsia="de-DE"/>
          </w:rPr>
          <w:t>choose to do the alignment manually, or to start auto-alignment again.</w:t>
        </w:r>
      </w:ins>
    </w:p>
    <w:p w:rsidR="00F46982" w:rsidRDefault="002F5F58">
      <w:pPr>
        <w:rPr>
          <w:ins w:id="699" w:author="rolf" w:date="2017-06-05T17:08:00Z"/>
          <w:lang w:val="en-US"/>
        </w:rPr>
        <w:pPrChange w:id="700" w:author="rolf" w:date="2017-06-05T16:11:00Z">
          <w:pPr>
            <w:pStyle w:val="berschrift3"/>
          </w:pPr>
        </w:pPrChange>
      </w:pPr>
      <w:ins w:id="701" w:author="rolf" w:date="2017-06-05T16:55:00Z">
        <w:r>
          <w:rPr>
            <w:lang w:val="en-US" w:eastAsia="de-DE"/>
          </w:rPr>
          <w:t xml:space="preserve">Some details are important to know when using auto-alignment. </w:t>
        </w:r>
      </w:ins>
      <w:ins w:id="702" w:author="rolf" w:date="2017-06-05T16:56:00Z">
        <w:r>
          <w:rPr>
            <w:lang w:val="en-US" w:eastAsia="de-DE"/>
          </w:rPr>
          <w:t>First of all, auto-alignment can fail</w:t>
        </w:r>
      </w:ins>
      <w:ins w:id="703" w:author="rolf" w:date="2017-06-05T17:07:00Z">
        <w:r w:rsidR="00F46982">
          <w:rPr>
            <w:lang w:val="en-US" w:eastAsia="de-DE"/>
          </w:rPr>
          <w:t>.</w:t>
        </w:r>
      </w:ins>
      <w:ins w:id="704" w:author="rolf" w:date="2017-06-05T17:08:00Z">
        <w:r w:rsidR="00F46982">
          <w:rPr>
            <w:lang w:val="en-US" w:eastAsia="de-DE"/>
          </w:rPr>
          <w:t xml:space="preserve"> </w:t>
        </w:r>
      </w:ins>
      <w:ins w:id="705" w:author="rolf" w:date="2017-06-05T20:19:00Z">
        <w:del w:id="706" w:author="Hempel, Rolf" w:date="2017-06-06T09:46:00Z">
          <w:r w:rsidR="002D46F1" w:rsidDel="007E0BAF">
            <w:rPr>
              <w:lang w:val="en-US" w:eastAsia="de-DE"/>
            </w:rPr>
            <w:delText>It</w:delText>
          </w:r>
        </w:del>
      </w:ins>
      <w:ins w:id="707" w:author="Hempel, Rolf" w:date="2017-06-06T09:46:00Z">
        <w:r w:rsidR="007E0BAF">
          <w:rPr>
            <w:lang w:val="en-US" w:eastAsia="de-DE"/>
          </w:rPr>
          <w:t>This</w:t>
        </w:r>
      </w:ins>
      <w:ins w:id="708" w:author="rolf" w:date="2017-06-05T17:08:00Z">
        <w:r w:rsidR="00F46982">
          <w:rPr>
            <w:lang w:val="en-US" w:eastAsia="de-DE"/>
          </w:rPr>
          <w:t xml:space="preserve"> </w:t>
        </w:r>
      </w:ins>
      <w:ins w:id="709" w:author="rolf" w:date="2017-06-05T17:15:00Z">
        <w:r w:rsidR="00DD6A96">
          <w:rPr>
            <w:lang w:val="en-US" w:eastAsia="de-DE"/>
          </w:rPr>
          <w:t>can</w:t>
        </w:r>
      </w:ins>
      <w:ins w:id="710" w:author="rolf" w:date="2017-06-05T17:08:00Z">
        <w:r w:rsidR="00F46982">
          <w:rPr>
            <w:lang w:val="en-US" w:eastAsia="de-DE"/>
          </w:rPr>
          <w:t xml:space="preserve"> happen</w:t>
        </w:r>
      </w:ins>
      <w:ins w:id="711" w:author="rolf" w:date="2017-06-05T16:56:00Z">
        <w:r>
          <w:rPr>
            <w:lang w:val="en-US" w:eastAsia="de-DE"/>
          </w:rPr>
          <w:t xml:space="preserve"> </w:t>
        </w:r>
      </w:ins>
      <w:ins w:id="712" w:author="rolf" w:date="2017-06-05T17:52:00Z">
        <w:r w:rsidR="00AD3354">
          <w:rPr>
            <w:lang w:val="en-US" w:eastAsia="de-DE"/>
          </w:rPr>
          <w:t xml:space="preserve">already </w:t>
        </w:r>
      </w:ins>
      <w:ins w:id="713" w:author="rolf" w:date="2017-06-05T16:56:00Z">
        <w:r>
          <w:rPr>
            <w:lang w:val="en-US" w:eastAsia="de-DE"/>
          </w:rPr>
          <w:t>during initialization</w:t>
        </w:r>
      </w:ins>
      <w:ins w:id="714" w:author="rolf" w:date="2017-06-05T16:57:00Z">
        <w:del w:id="715" w:author="Hempel, Rolf" w:date="2017-06-06T09:47:00Z">
          <w:r w:rsidDel="007E0BAF">
            <w:rPr>
              <w:lang w:val="en-US" w:eastAsia="de-DE"/>
            </w:rPr>
            <w:delText>,</w:delText>
          </w:r>
        </w:del>
        <w:r>
          <w:rPr>
            <w:lang w:val="en-US" w:eastAsia="de-DE"/>
          </w:rPr>
          <w:t xml:space="preserve"> or later </w:t>
        </w:r>
        <w:del w:id="716" w:author="Hempel, Rolf" w:date="2017-06-06T09:47:00Z">
          <w:r w:rsidDel="007E0BAF">
            <w:rPr>
              <w:lang w:val="en-US" w:eastAsia="de-DE"/>
            </w:rPr>
            <w:delText>when performing</w:delText>
          </w:r>
        </w:del>
      </w:ins>
      <w:ins w:id="717" w:author="Hempel, Rolf" w:date="2017-06-06T09:47:00Z">
        <w:r w:rsidR="007E0BAF">
          <w:rPr>
            <w:lang w:val="en-US" w:eastAsia="de-DE"/>
          </w:rPr>
          <w:t>during</w:t>
        </w:r>
      </w:ins>
      <w:ins w:id="718" w:author="rolf" w:date="2017-06-05T16:57:00Z">
        <w:r>
          <w:rPr>
            <w:lang w:val="en-US" w:eastAsia="de-DE"/>
          </w:rPr>
          <w:t xml:space="preserve"> an auto-alignment operation. </w:t>
        </w:r>
      </w:ins>
      <w:ins w:id="719" w:author="rolf" w:date="2017-06-05T17:02:00Z">
        <w:r w:rsidR="00F46982">
          <w:rPr>
            <w:lang w:val="en-US" w:eastAsia="de-DE"/>
          </w:rPr>
          <w:t>The most likely reason</w:t>
        </w:r>
      </w:ins>
      <w:ins w:id="720" w:author="rolf" w:date="2017-06-05T20:19:00Z">
        <w:r w:rsidR="002D46F1">
          <w:rPr>
            <w:lang w:val="en-US" w:eastAsia="de-DE"/>
          </w:rPr>
          <w:t>s</w:t>
        </w:r>
      </w:ins>
      <w:ins w:id="721" w:author="rolf" w:date="2017-06-05T17:02:00Z">
        <w:r w:rsidR="00F46982">
          <w:rPr>
            <w:lang w:val="en-US" w:eastAsia="de-DE"/>
          </w:rPr>
          <w:t xml:space="preserve"> </w:t>
        </w:r>
      </w:ins>
      <w:ins w:id="722" w:author="rolf" w:date="2017-06-05T20:19:00Z">
        <w:r w:rsidR="002D46F1">
          <w:rPr>
            <w:lang w:val="en-US" w:eastAsia="de-DE"/>
          </w:rPr>
          <w:t>are</w:t>
        </w:r>
      </w:ins>
      <w:ins w:id="723" w:author="rolf" w:date="2017-06-05T16:58:00Z">
        <w:r>
          <w:rPr>
            <w:lang w:val="en-US" w:eastAsia="de-DE"/>
          </w:rPr>
          <w:t xml:space="preserve"> too litt</w:t>
        </w:r>
        <w:r w:rsidR="00255AFB">
          <w:rPr>
            <w:lang w:val="en-US" w:eastAsia="de-DE"/>
          </w:rPr>
          <w:t>le contrast around the landmark</w:t>
        </w:r>
        <w:r>
          <w:rPr>
            <w:lang w:val="en-US" w:eastAsia="de-DE"/>
          </w:rPr>
          <w:t xml:space="preserve"> or bad seeing during still image </w:t>
        </w:r>
      </w:ins>
      <w:ins w:id="724" w:author="rolf" w:date="2017-06-05T17:08:00Z">
        <w:r w:rsidR="00F46982">
          <w:rPr>
            <w:lang w:val="en-US" w:eastAsia="de-DE"/>
          </w:rPr>
          <w:t>acquisition</w:t>
        </w:r>
      </w:ins>
      <w:ins w:id="725" w:author="rolf" w:date="2017-06-05T20:19:00Z">
        <w:r w:rsidR="00255AFB">
          <w:rPr>
            <w:lang w:val="en-US" w:eastAsia="de-DE"/>
          </w:rPr>
          <w:t>. It</w:t>
        </w:r>
      </w:ins>
      <w:ins w:id="726" w:author="rolf" w:date="2017-06-05T16:59:00Z">
        <w:r>
          <w:rPr>
            <w:lang w:val="en-US" w:eastAsia="de-DE"/>
          </w:rPr>
          <w:t xml:space="preserve"> might help to try auto-alignment with a better</w:t>
        </w:r>
      </w:ins>
      <w:ins w:id="727" w:author="Hempel, Rolf" w:date="2017-06-06T09:47:00Z">
        <w:r w:rsidR="007E0BAF">
          <w:rPr>
            <w:lang w:val="en-US" w:eastAsia="de-DE"/>
          </w:rPr>
          <w:t xml:space="preserve"> </w:t>
        </w:r>
      </w:ins>
      <w:ins w:id="728" w:author="rolf" w:date="2017-06-05T16:59:00Z">
        <w:del w:id="729" w:author="Hempel, Rolf" w:date="2017-06-06T09:47:00Z">
          <w:r w:rsidDel="007E0BAF">
            <w:rPr>
              <w:lang w:val="en-US" w:eastAsia="de-DE"/>
            </w:rPr>
            <w:delText xml:space="preserve"> </w:delText>
          </w:r>
        </w:del>
        <w:r>
          <w:rPr>
            <w:lang w:val="en-US" w:eastAsia="de-DE"/>
          </w:rPr>
          <w:t xml:space="preserve">suited landmark. </w:t>
        </w:r>
      </w:ins>
      <w:ins w:id="730" w:author="rolf" w:date="2017-06-05T17:00:00Z">
        <w:r>
          <w:rPr>
            <w:lang w:val="en-US" w:eastAsia="de-DE"/>
          </w:rPr>
          <w:t>Another reason for auto-alignment initialization</w:t>
        </w:r>
      </w:ins>
      <w:ins w:id="731" w:author="Hempel, Rolf" w:date="2017-06-06T09:48:00Z">
        <w:r w:rsidR="007E0BAF">
          <w:rPr>
            <w:lang w:val="en-US" w:eastAsia="de-DE"/>
          </w:rPr>
          <w:t xml:space="preserve"> </w:t>
        </w:r>
      </w:ins>
      <w:ins w:id="732" w:author="rolf" w:date="2017-06-05T17:00:00Z">
        <w:del w:id="733" w:author="Hempel, Rolf" w:date="2017-06-06T09:48:00Z">
          <w:r w:rsidDel="007E0BAF">
            <w:rPr>
              <w:lang w:val="en-US" w:eastAsia="de-DE"/>
            </w:rPr>
            <w:delText xml:space="preserve"> </w:delText>
          </w:r>
        </w:del>
        <w:r>
          <w:rPr>
            <w:lang w:val="en-US" w:eastAsia="de-DE"/>
          </w:rPr>
          <w:t xml:space="preserve">to fail is if the focal length of the telescope system </w:t>
        </w:r>
        <w:del w:id="734" w:author="Hempel, Rolf" w:date="2017-06-06T09:48:00Z">
          <w:r w:rsidDel="007E0BAF">
            <w:rPr>
              <w:lang w:val="en-US" w:eastAsia="de-DE"/>
            </w:rPr>
            <w:delText>was</w:delText>
          </w:r>
        </w:del>
      </w:ins>
      <w:ins w:id="735" w:author="Hempel, Rolf" w:date="2017-06-06T09:48:00Z">
        <w:r w:rsidR="007E0BAF">
          <w:rPr>
            <w:lang w:val="en-US" w:eastAsia="de-DE"/>
          </w:rPr>
          <w:t>is set to a wrong value</w:t>
        </w:r>
      </w:ins>
      <w:ins w:id="736" w:author="rolf" w:date="2017-06-05T17:00:00Z">
        <w:del w:id="737" w:author="Hempel, Rolf" w:date="2017-06-06T09:48:00Z">
          <w:r w:rsidDel="007E0BAF">
            <w:rPr>
              <w:lang w:val="en-US" w:eastAsia="de-DE"/>
            </w:rPr>
            <w:delText xml:space="preserve"> entered incorrectly</w:delText>
          </w:r>
        </w:del>
      </w:ins>
      <w:ins w:id="738" w:author="rolf" w:date="2017-06-05T17:02:00Z">
        <w:r>
          <w:rPr>
            <w:lang w:val="en-US" w:eastAsia="de-DE"/>
          </w:rPr>
          <w:t>.</w:t>
        </w:r>
      </w:ins>
      <w:ins w:id="739" w:author="rolf" w:date="2017-06-05T17:08:00Z">
        <w:r w:rsidR="00F46982">
          <w:rPr>
            <w:lang w:val="en-US" w:eastAsia="de-DE"/>
          </w:rPr>
          <w:t xml:space="preserve"> </w:t>
        </w:r>
      </w:ins>
      <w:ins w:id="740" w:author="rolf" w:date="2017-06-05T17:03:00Z">
        <w:r w:rsidR="00F46982">
          <w:rPr>
            <w:lang w:val="en-US" w:eastAsia="de-DE"/>
          </w:rPr>
          <w:t>If auto-alignment fails, MoonPanoramaMaker automatically switches back to manual alignment, leaving the system in the same state as if the user had switched off auto-alignment (see above).</w:t>
        </w:r>
      </w:ins>
    </w:p>
    <w:p w:rsidR="00F46982" w:rsidRPr="00F16035" w:rsidRDefault="00F46982">
      <w:pPr>
        <w:rPr>
          <w:ins w:id="741" w:author="rolf" w:date="2017-06-05T16:11:00Z"/>
          <w:lang w:val="en-US"/>
        </w:rPr>
        <w:pPrChange w:id="742" w:author="rolf" w:date="2017-06-05T16:11:00Z">
          <w:pPr>
            <w:pStyle w:val="berschrift3"/>
          </w:pPr>
        </w:pPrChange>
      </w:pPr>
      <w:ins w:id="743" w:author="rolf" w:date="2017-06-05T17:08:00Z">
        <w:r>
          <w:rPr>
            <w:lang w:val="en-US" w:eastAsia="de-DE"/>
          </w:rPr>
          <w:lastRenderedPageBreak/>
          <w:t xml:space="preserve">Another problem </w:t>
        </w:r>
      </w:ins>
      <w:ins w:id="744" w:author="rolf" w:date="2017-06-05T20:21:00Z">
        <w:r w:rsidR="00255AFB">
          <w:rPr>
            <w:lang w:val="en-US" w:eastAsia="de-DE"/>
          </w:rPr>
          <w:t>arises</w:t>
        </w:r>
      </w:ins>
      <w:ins w:id="745" w:author="rolf" w:date="2017-06-05T17:08:00Z">
        <w:r>
          <w:rPr>
            <w:lang w:val="en-US" w:eastAsia="de-DE"/>
          </w:rPr>
          <w:t xml:space="preserve"> if auto-alignment detects a very large image shift. </w:t>
        </w:r>
      </w:ins>
      <w:ins w:id="746" w:author="rolf" w:date="2017-06-05T17:12:00Z">
        <w:r>
          <w:rPr>
            <w:lang w:val="en-US" w:eastAsia="de-DE"/>
          </w:rPr>
          <w:t>(</w:t>
        </w:r>
      </w:ins>
      <w:ins w:id="747" w:author="rolf" w:date="2017-06-05T17:09:00Z">
        <w:r>
          <w:rPr>
            <w:lang w:val="en-US" w:eastAsia="de-DE"/>
          </w:rPr>
          <w:t xml:space="preserve">What “very large” means can be specified in the configuration </w:t>
        </w:r>
      </w:ins>
      <w:ins w:id="748" w:author="rolf" w:date="2017-06-05T17:10:00Z">
        <w:r>
          <w:rPr>
            <w:lang w:val="en-US" w:eastAsia="de-DE"/>
          </w:rPr>
          <w:t>GUI</w:t>
        </w:r>
      </w:ins>
      <w:ins w:id="749" w:author="rolf" w:date="2017-06-05T17:53:00Z">
        <w:r w:rsidR="00536748">
          <w:rPr>
            <w:lang w:val="en-US" w:eastAsia="de-DE"/>
          </w:rPr>
          <w:t>, see Appendix A</w:t>
        </w:r>
      </w:ins>
      <w:ins w:id="750" w:author="rolf" w:date="2017-06-05T17:10:00Z">
        <w:r>
          <w:rPr>
            <w:lang w:val="en-US" w:eastAsia="de-DE"/>
          </w:rPr>
          <w:t>.</w:t>
        </w:r>
      </w:ins>
      <w:ins w:id="751" w:author="rolf" w:date="2017-06-05T17:12:00Z">
        <w:r>
          <w:rPr>
            <w:lang w:val="en-US" w:eastAsia="de-DE"/>
          </w:rPr>
          <w:t>)</w:t>
        </w:r>
      </w:ins>
      <w:ins w:id="752" w:author="rolf" w:date="2017-06-05T17:10:00Z">
        <w:r>
          <w:rPr>
            <w:lang w:val="en-US" w:eastAsia="de-DE"/>
          </w:rPr>
          <w:t xml:space="preserve"> The criterion is the relative size of the detected pointing error as compared to the width of the overlap between tiles. </w:t>
        </w:r>
      </w:ins>
      <w:ins w:id="753" w:author="rolf" w:date="2017-06-05T17:12:00Z">
        <w:r w:rsidR="00DD6A96">
          <w:rPr>
            <w:lang w:val="en-US" w:eastAsia="de-DE"/>
          </w:rPr>
          <w:t xml:space="preserve">If the error is too large, </w:t>
        </w:r>
      </w:ins>
      <w:ins w:id="754" w:author="rolf" w:date="2017-06-05T17:13:00Z">
        <w:r w:rsidR="00DD6A96">
          <w:rPr>
            <w:lang w:val="en-US" w:eastAsia="de-DE"/>
          </w:rPr>
          <w:t>MoonPanoramaMaker repeats the videos taken since the last successful alignment. It also tries to shorten the time interval between auto-alignments. Reversely, if the alignment error is very small, the program increases the time interval between alignments.</w:t>
        </w:r>
      </w:ins>
    </w:p>
    <w:p w:rsidR="003214BE" w:rsidRPr="002B5809" w:rsidRDefault="000D544A" w:rsidP="003214BE">
      <w:pPr>
        <w:pStyle w:val="berschrift3"/>
        <w:rPr>
          <w:lang w:val="en-US"/>
        </w:rPr>
      </w:pPr>
      <w:bookmarkStart w:id="755" w:name="_Toc484449277"/>
      <w:r>
        <w:rPr>
          <w:lang w:val="en-US"/>
        </w:rPr>
        <w:t>End of Program</w:t>
      </w:r>
      <w:bookmarkEnd w:id="755"/>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Pr>
          <w:lang w:val="en-US" w:eastAsia="de-DE"/>
        </w:rPr>
        <w:fldChar w:fldCharType="begin"/>
      </w:r>
      <w:r>
        <w:rPr>
          <w:lang w:val="en-US" w:eastAsia="de-DE"/>
        </w:rPr>
        <w:instrText xml:space="preserve"> REF _Ref436147257 \r \h </w:instrText>
      </w:r>
      <w:r>
        <w:rPr>
          <w:lang w:val="en-US" w:eastAsia="de-DE"/>
        </w:rPr>
      </w:r>
      <w:r>
        <w:rPr>
          <w:lang w:val="en-US" w:eastAsia="de-DE"/>
        </w:rPr>
        <w:fldChar w:fldCharType="separate"/>
      </w:r>
      <w:ins w:id="756" w:author="Hempel, Rolf" w:date="2017-06-06T09:57:00Z">
        <w:r w:rsidR="006267A8">
          <w:rPr>
            <w:lang w:val="en-US" w:eastAsia="de-DE"/>
          </w:rPr>
          <w:t>4.7</w:t>
        </w:r>
      </w:ins>
      <w:ins w:id="757" w:author="rolf" w:date="2017-06-05T21:11:00Z">
        <w:del w:id="758" w:author="Hempel, Rolf" w:date="2017-06-06T09:57:00Z">
          <w:r w:rsidR="00CD61A6" w:rsidDel="006267A8">
            <w:rPr>
              <w:lang w:val="en-US" w:eastAsia="de-DE"/>
            </w:rPr>
            <w:delText>4.7</w:delText>
          </w:r>
        </w:del>
      </w:ins>
      <w:del w:id="759" w:author="Hempel, Rolf" w:date="2017-06-06T09:57:00Z">
        <w:r w:rsidR="00170BDF" w:rsidDel="006267A8">
          <w:rPr>
            <w:lang w:val="en-US" w:eastAsia="de-DE"/>
          </w:rPr>
          <w:delText>3.7</w:delText>
        </w:r>
      </w:del>
      <w:r>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ins w:id="760" w:author="rolf" w:date="2017-06-05T19:54:00Z">
        <w:r w:rsidR="00F16035">
          <w:rPr>
            <w:lang w:val="en-US" w:eastAsia="de-DE"/>
          </w:rPr>
          <w:t>”</w:t>
        </w:r>
      </w:ins>
      <w:del w:id="761" w:author="rolf" w:date="2017-06-05T19:54:00Z">
        <w:r w:rsidR="00152621" w:rsidRPr="002B5809" w:rsidDel="00F16035">
          <w:rPr>
            <w:lang w:val="en-US" w:eastAsia="de-DE"/>
          </w:rPr>
          <w:delText>“</w:delText>
        </w:r>
      </w:del>
      <w:r w:rsidR="009E0D20">
        <w:rPr>
          <w:lang w:val="en-US" w:eastAsia="de-DE"/>
        </w:rPr>
        <w:t xml:space="preserve"> </w:t>
      </w:r>
      <w:r>
        <w:rPr>
          <w:lang w:val="en-US" w:eastAsia="de-DE"/>
        </w:rPr>
        <w:t>starts the repeated acquisition of only the selected tiles.</w:t>
      </w:r>
    </w:p>
    <w:p w:rsidR="000D544A" w:rsidRDefault="000D544A" w:rsidP="000D544A">
      <w:pPr>
        <w:rPr>
          <w:lang w:val="en-US" w:eastAsia="de-DE"/>
        </w:rPr>
      </w:pPr>
      <w:r>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case, however, the program guides the user through the selection process of a new landmark and the corresponding alignment.</w:t>
      </w:r>
    </w:p>
    <w:p w:rsidR="0096753C" w:rsidRDefault="009E0D20" w:rsidP="003214BE">
      <w:pPr>
        <w:rPr>
          <w:ins w:id="762"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763" w:author="rolf" w:date="2016-05-01T09:50:00Z"/>
          <w:lang w:val="en-US"/>
        </w:rPr>
      </w:pPr>
      <w:ins w:id="764" w:author="rolf" w:date="2016-05-01T09:40:00Z">
        <w:r>
          <w:rPr>
            <w:lang w:val="en-US"/>
          </w:rPr>
          <w:t xml:space="preserve">If the telescope </w:t>
        </w:r>
      </w:ins>
      <w:ins w:id="765" w:author="rolf" w:date="2016-05-01T09:41:00Z">
        <w:r>
          <w:rPr>
            <w:lang w:val="en-US"/>
          </w:rPr>
          <w:t>is mounted on a “German Equatorial Mount”</w:t>
        </w:r>
      </w:ins>
      <w:ins w:id="766" w:author="rolf" w:date="2016-05-01T09:42:00Z">
        <w:r>
          <w:rPr>
            <w:lang w:val="en-US"/>
          </w:rPr>
          <w:t xml:space="preserve"> and the moon during the recording session crosses the meridian, </w:t>
        </w:r>
      </w:ins>
      <w:ins w:id="767" w:author="rolf" w:date="2016-05-01T09:46:00Z">
        <w:r>
          <w:rPr>
            <w:lang w:val="en-US"/>
          </w:rPr>
          <w:t xml:space="preserve">the </w:t>
        </w:r>
      </w:ins>
      <w:ins w:id="768" w:author="rolf" w:date="2016-05-01T09:44:00Z">
        <w:r>
          <w:rPr>
            <w:lang w:val="en-US"/>
          </w:rPr>
          <w:t xml:space="preserve">mounting will perform a meridian flip </w:t>
        </w:r>
      </w:ins>
      <w:ins w:id="769" w:author="rolf" w:date="2016-05-01T09:46:00Z">
        <w:r>
          <w:rPr>
            <w:lang w:val="en-US"/>
          </w:rPr>
          <w:t>when</w:t>
        </w:r>
      </w:ins>
      <w:ins w:id="770" w:author="rolf" w:date="2016-05-01T09:44:00Z">
        <w:r>
          <w:rPr>
            <w:lang w:val="en-US"/>
          </w:rPr>
          <w:t xml:space="preserve"> the target coordinates of a GoTo command are located </w:t>
        </w:r>
      </w:ins>
      <w:ins w:id="771" w:author="rolf" w:date="2016-05-01T09:46:00Z">
        <w:r>
          <w:rPr>
            <w:lang w:val="en-US"/>
          </w:rPr>
          <w:t xml:space="preserve">on the other side </w:t>
        </w:r>
      </w:ins>
      <w:ins w:id="772" w:author="rolf" w:date="2016-05-01T09:44:00Z">
        <w:r>
          <w:rPr>
            <w:lang w:val="en-US"/>
          </w:rPr>
          <w:t>of the meridian.</w:t>
        </w:r>
      </w:ins>
      <w:ins w:id="773" w:author="rolf" w:date="2016-05-01T09:47:00Z">
        <w:r w:rsidR="002A0F29">
          <w:rPr>
            <w:lang w:val="en-US"/>
          </w:rPr>
          <w:t xml:space="preserve"> If possible, this situation should be avoided during </w:t>
        </w:r>
      </w:ins>
      <w:ins w:id="774" w:author="rolf" w:date="2016-05-01T09:48:00Z">
        <w:r w:rsidR="002A0F29">
          <w:rPr>
            <w:lang w:val="en-US"/>
          </w:rPr>
          <w:t>the acquisition of a</w:t>
        </w:r>
      </w:ins>
      <w:ins w:id="775" w:author="rolf" w:date="2016-05-01T09:47:00Z">
        <w:r w:rsidR="002A0F29">
          <w:rPr>
            <w:lang w:val="en-US"/>
          </w:rPr>
          <w:t xml:space="preserve"> panorama.</w:t>
        </w:r>
      </w:ins>
      <w:ins w:id="776" w:author="rolf" w:date="2016-05-01T09:48:00Z">
        <w:r w:rsidR="002A0F29">
          <w:rPr>
            <w:lang w:val="en-US"/>
          </w:rPr>
          <w:t xml:space="preserve"> </w:t>
        </w:r>
      </w:ins>
      <w:ins w:id="777" w:author="rolf" w:date="2016-05-01T10:06:00Z">
        <w:r w:rsidR="00B7026A">
          <w:rPr>
            <w:lang w:val="en-US"/>
          </w:rPr>
          <w:t>Otherwise,</w:t>
        </w:r>
      </w:ins>
      <w:ins w:id="778" w:author="rolf" w:date="2016-05-01T09:49:00Z">
        <w:r w:rsidR="002A0F29">
          <w:rPr>
            <w:lang w:val="en-US"/>
          </w:rPr>
          <w:t xml:space="preserve"> the following points need </w:t>
        </w:r>
      </w:ins>
      <w:ins w:id="779" w:author="rolf" w:date="2016-05-01T09:50:00Z">
        <w:r w:rsidR="002A0F29">
          <w:rPr>
            <w:lang w:val="en-US"/>
          </w:rPr>
          <w:t xml:space="preserve">to be </w:t>
        </w:r>
      </w:ins>
      <w:ins w:id="780" w:author="rolf" w:date="2016-05-01T09:49:00Z">
        <w:r w:rsidR="002A0F29">
          <w:rPr>
            <w:lang w:val="en-US"/>
          </w:rPr>
          <w:t>consider</w:t>
        </w:r>
      </w:ins>
      <w:ins w:id="781" w:author="rolf" w:date="2016-05-01T09:50:00Z">
        <w:r w:rsidR="002A0F29">
          <w:rPr>
            <w:lang w:val="en-US"/>
          </w:rPr>
          <w:t>ed:</w:t>
        </w:r>
      </w:ins>
    </w:p>
    <w:p w:rsidR="002A0F29" w:rsidRDefault="002A0F29" w:rsidP="002A0F29">
      <w:pPr>
        <w:pStyle w:val="Listenabsatz"/>
        <w:numPr>
          <w:ilvl w:val="0"/>
          <w:numId w:val="37"/>
        </w:numPr>
        <w:rPr>
          <w:ins w:id="782" w:author="rolf" w:date="2016-05-01T09:54:00Z"/>
          <w:lang w:val="en-US" w:eastAsia="de-DE"/>
        </w:rPr>
      </w:pPr>
      <w:ins w:id="783" w:author="rolf" w:date="2016-05-01T09:51:00Z">
        <w:r>
          <w:rPr>
            <w:lang w:val="en-US" w:eastAsia="de-DE"/>
          </w:rPr>
          <w:t>Make sure that the cabling of the telescope, camera and all other accessories allows the meridian flip without unplugging</w:t>
        </w:r>
      </w:ins>
      <w:ins w:id="784" w:author="rolf" w:date="2016-05-01T09:53:00Z">
        <w:r>
          <w:rPr>
            <w:lang w:val="en-US" w:eastAsia="de-DE"/>
          </w:rPr>
          <w:t xml:space="preserve">, and that no </w:t>
        </w:r>
      </w:ins>
      <w:ins w:id="785" w:author="rolf" w:date="2016-05-01T09:54:00Z">
        <w:r>
          <w:rPr>
            <w:lang w:val="en-US" w:eastAsia="de-DE"/>
          </w:rPr>
          <w:t xml:space="preserve">moving </w:t>
        </w:r>
      </w:ins>
      <w:ins w:id="786" w:author="rolf" w:date="2016-05-01T11:37:00Z">
        <w:r w:rsidR="00F8015E">
          <w:rPr>
            <w:lang w:val="en-US" w:eastAsia="de-DE"/>
          </w:rPr>
          <w:t>part</w:t>
        </w:r>
      </w:ins>
      <w:ins w:id="787" w:author="rolf" w:date="2016-05-01T09:53:00Z">
        <w:r>
          <w:rPr>
            <w:lang w:val="en-US" w:eastAsia="de-DE"/>
          </w:rPr>
          <w:t xml:space="preserve"> will collide with the telescope pier or </w:t>
        </w:r>
      </w:ins>
      <w:ins w:id="788" w:author="rolf" w:date="2016-05-01T09:54:00Z">
        <w:r>
          <w:rPr>
            <w:lang w:val="en-US" w:eastAsia="de-DE"/>
          </w:rPr>
          <w:t xml:space="preserve">any </w:t>
        </w:r>
      </w:ins>
      <w:ins w:id="789" w:author="rolf" w:date="2016-05-01T09:53:00Z">
        <w:r>
          <w:rPr>
            <w:lang w:val="en-US" w:eastAsia="de-DE"/>
          </w:rPr>
          <w:t>other obstacle.</w:t>
        </w:r>
      </w:ins>
    </w:p>
    <w:p w:rsidR="00F8015E" w:rsidRDefault="00F8015E">
      <w:pPr>
        <w:pStyle w:val="Listenabsatz"/>
        <w:numPr>
          <w:ilvl w:val="0"/>
          <w:numId w:val="37"/>
        </w:numPr>
        <w:rPr>
          <w:ins w:id="790" w:author="rolf" w:date="2017-06-05T17:55:00Z"/>
          <w:lang w:val="en-US" w:eastAsia="de-DE"/>
        </w:rPr>
        <w:pPrChange w:id="791" w:author="rolf" w:date="2016-05-01T09:51:00Z">
          <w:pPr/>
        </w:pPrChange>
      </w:pPr>
      <w:ins w:id="792" w:author="rolf" w:date="2016-05-01T11:38:00Z">
        <w:r w:rsidRPr="000E4596">
          <w:rPr>
            <w:lang w:val="en-US" w:eastAsia="de-DE"/>
          </w:rPr>
          <w:t xml:space="preserve">After the meridian flip a new alignment point must be set before the next tile is recorded. </w:t>
        </w:r>
        <w:r>
          <w:rPr>
            <w:lang w:val="en-US" w:eastAsia="de-DE"/>
          </w:rPr>
          <w:t>Generally it is a good idea to wait a few minutes until the whole moon has crossed the meridian. Otherwise the mounting in GoTo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536748" w:rsidRDefault="00536748">
      <w:pPr>
        <w:pStyle w:val="Listenabsatz"/>
        <w:numPr>
          <w:ilvl w:val="0"/>
          <w:numId w:val="37"/>
        </w:numPr>
        <w:rPr>
          <w:ins w:id="793" w:author="rolf" w:date="2016-05-01T11:38:00Z"/>
          <w:lang w:val="en-US" w:eastAsia="de-DE"/>
        </w:rPr>
        <w:pPrChange w:id="794" w:author="rolf" w:date="2016-05-01T09:51:00Z">
          <w:pPr/>
        </w:pPrChange>
      </w:pPr>
      <w:ins w:id="795" w:author="rolf" w:date="2017-06-05T17:55:00Z">
        <w:r>
          <w:rPr>
            <w:lang w:val="en-US" w:eastAsia="de-DE"/>
          </w:rPr>
          <w:t>If the videos are taken in auto-alignment mode, switch off auto</w:t>
        </w:r>
      </w:ins>
      <w:ins w:id="796" w:author="rolf" w:date="2017-06-05T17:56:00Z">
        <w:r>
          <w:rPr>
            <w:lang w:val="en-US" w:eastAsia="de-DE"/>
          </w:rPr>
          <w:t xml:space="preserve">-alignment </w:t>
        </w:r>
      </w:ins>
      <w:ins w:id="797" w:author="rolf" w:date="2017-06-05T20:22:00Z">
        <w:r w:rsidR="00255AFB">
          <w:rPr>
            <w:lang w:val="en-US" w:eastAsia="de-DE"/>
          </w:rPr>
          <w:t>at</w:t>
        </w:r>
      </w:ins>
      <w:ins w:id="798" w:author="rolf" w:date="2017-06-05T17:56:00Z">
        <w:r>
          <w:rPr>
            <w:lang w:val="en-US" w:eastAsia="de-DE"/>
          </w:rPr>
          <w:t xml:space="preserve"> the meridian flip. </w:t>
        </w:r>
      </w:ins>
      <w:ins w:id="799" w:author="rolf" w:date="2017-06-05T17:57:00Z">
        <w:r>
          <w:rPr>
            <w:lang w:val="en-US" w:eastAsia="de-DE"/>
          </w:rPr>
          <w:t>After the flip, auto-alignment may be switched on again.</w:t>
        </w:r>
      </w:ins>
    </w:p>
    <w:p w:rsidR="00B261F7" w:rsidRDefault="00B7026A">
      <w:pPr>
        <w:pStyle w:val="Listenabsatz"/>
        <w:numPr>
          <w:ilvl w:val="0"/>
          <w:numId w:val="37"/>
        </w:numPr>
        <w:rPr>
          <w:ins w:id="800" w:author="rolf" w:date="2016-05-01T11:10:00Z"/>
          <w:lang w:val="en-US" w:eastAsia="de-DE"/>
        </w:rPr>
        <w:pPrChange w:id="801" w:author="rolf" w:date="2016-05-01T09:51:00Z">
          <w:pPr/>
        </w:pPrChange>
      </w:pPr>
      <w:ins w:id="802" w:author="rolf" w:date="2016-05-01T09:57:00Z">
        <w:r>
          <w:rPr>
            <w:lang w:val="en-US" w:eastAsia="de-DE"/>
          </w:rPr>
          <w:lastRenderedPageBreak/>
          <w:t xml:space="preserve">Videos taken after the meridian flip will be </w:t>
        </w:r>
      </w:ins>
      <w:ins w:id="803" w:author="rolf" w:date="2016-05-01T09:59:00Z">
        <w:r>
          <w:rPr>
            <w:lang w:val="en-US" w:eastAsia="de-DE"/>
          </w:rPr>
          <w:t xml:space="preserve">turned upside-down as compared to the ones taken before the flip. </w:t>
        </w:r>
      </w:ins>
      <w:ins w:id="804" w:author="rolf" w:date="2016-05-01T10:00:00Z">
        <w:r>
          <w:rPr>
            <w:lang w:val="en-US" w:eastAsia="de-DE"/>
          </w:rPr>
          <w:t xml:space="preserve">This </w:t>
        </w:r>
      </w:ins>
      <w:ins w:id="805" w:author="rolf" w:date="2016-05-01T11:39:00Z">
        <w:r w:rsidR="00F8015E">
          <w:rPr>
            <w:lang w:val="en-US" w:eastAsia="de-DE"/>
          </w:rPr>
          <w:t>can</w:t>
        </w:r>
      </w:ins>
      <w:ins w:id="806" w:author="rolf" w:date="2016-05-01T10:00:00Z">
        <w:r>
          <w:rPr>
            <w:lang w:val="en-US" w:eastAsia="de-DE"/>
          </w:rPr>
          <w:t xml:space="preserve"> be corrected during panorama construction </w:t>
        </w:r>
      </w:ins>
      <w:ins w:id="807" w:author="rolf" w:date="2016-05-01T11:39:00Z">
        <w:r w:rsidR="00805646">
          <w:rPr>
            <w:lang w:val="en-US" w:eastAsia="de-DE"/>
          </w:rPr>
          <w:t>later on</w:t>
        </w:r>
      </w:ins>
      <w:ins w:id="808" w:author="rolf" w:date="2016-05-01T10:00:00Z">
        <w:r>
          <w:rPr>
            <w:lang w:val="en-US" w:eastAsia="de-DE"/>
          </w:rPr>
          <w:t xml:space="preserve">. It might be a good idea </w:t>
        </w:r>
      </w:ins>
      <w:ins w:id="809" w:author="rolf" w:date="2016-05-01T10:03:00Z">
        <w:r>
          <w:rPr>
            <w:lang w:val="en-US" w:eastAsia="de-DE"/>
          </w:rPr>
          <w:t xml:space="preserve">first </w:t>
        </w:r>
      </w:ins>
      <w:ins w:id="810" w:author="rolf" w:date="2016-05-01T10:00:00Z">
        <w:r>
          <w:rPr>
            <w:lang w:val="en-US" w:eastAsia="de-DE"/>
          </w:rPr>
          <w:t xml:space="preserve">to produce partial panoramas </w:t>
        </w:r>
      </w:ins>
      <w:ins w:id="811" w:author="rolf" w:date="2016-05-01T10:01:00Z">
        <w:r>
          <w:rPr>
            <w:lang w:val="en-US" w:eastAsia="de-DE"/>
          </w:rPr>
          <w:t>using all images taken before and after the flip, respectively</w:t>
        </w:r>
      </w:ins>
      <w:ins w:id="812" w:author="rolf" w:date="2016-05-01T10:04:00Z">
        <w:r>
          <w:rPr>
            <w:lang w:val="en-US" w:eastAsia="de-DE"/>
          </w:rPr>
          <w:t xml:space="preserve">. </w:t>
        </w:r>
      </w:ins>
      <w:ins w:id="813" w:author="rolf" w:date="2016-05-01T10:05:00Z">
        <w:r>
          <w:rPr>
            <w:lang w:val="en-US" w:eastAsia="de-DE"/>
          </w:rPr>
          <w:t xml:space="preserve">In a second step </w:t>
        </w:r>
      </w:ins>
      <w:ins w:id="814" w:author="rolf" w:date="2016-05-01T11:40:00Z">
        <w:r w:rsidR="00805646">
          <w:rPr>
            <w:lang w:val="en-US" w:eastAsia="de-DE"/>
          </w:rPr>
          <w:t>one part is turned around and then combined with the other one.</w:t>
        </w:r>
      </w:ins>
    </w:p>
    <w:p w:rsidR="003214BE" w:rsidRPr="00B261F7" w:rsidRDefault="003214BE">
      <w:pPr>
        <w:pStyle w:val="Listenabsatz"/>
        <w:numPr>
          <w:ilvl w:val="0"/>
          <w:numId w:val="37"/>
        </w:numPr>
        <w:rPr>
          <w:lang w:val="en-US" w:eastAsia="de-DE"/>
        </w:rPr>
        <w:pPrChange w:id="815" w:author="rolf" w:date="2016-05-01T11:09:00Z">
          <w:pPr/>
        </w:pPrChange>
      </w:pPr>
      <w:r w:rsidRPr="00B261F7">
        <w:rPr>
          <w:lang w:val="en-US"/>
        </w:rPr>
        <w:br w:type="page"/>
      </w:r>
    </w:p>
    <w:p w:rsidR="002B633A" w:rsidRPr="002B5809" w:rsidRDefault="00C71601" w:rsidP="002B633A">
      <w:pPr>
        <w:pStyle w:val="berschrift2"/>
        <w:numPr>
          <w:ilvl w:val="0"/>
          <w:numId w:val="0"/>
        </w:numPr>
        <w:rPr>
          <w:lang w:val="en-US"/>
        </w:rPr>
      </w:pPr>
      <w:bookmarkStart w:id="816" w:name="_Ref434581650"/>
      <w:bookmarkStart w:id="817" w:name="_Ref436211928"/>
      <w:bookmarkStart w:id="818" w:name="_Ref436228182"/>
      <w:bookmarkStart w:id="819" w:name="_Ref436836357"/>
      <w:bookmarkStart w:id="820" w:name="_Toc484449278"/>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816"/>
      <w:r>
        <w:rPr>
          <w:lang w:val="en-US"/>
        </w:rPr>
        <w:t>g</w:t>
      </w:r>
      <w:bookmarkEnd w:id="817"/>
      <w:bookmarkEnd w:id="818"/>
      <w:bookmarkEnd w:id="819"/>
      <w:bookmarkEnd w:id="820"/>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Default="00A21784" w:rsidP="00A21784">
      <w:pPr>
        <w:pStyle w:val="Listenabsatz"/>
        <w:numPr>
          <w:ilvl w:val="0"/>
          <w:numId w:val="35"/>
        </w:numPr>
        <w:rPr>
          <w:ins w:id="821" w:author="rolf" w:date="2017-06-05T17:25:00Z"/>
          <w:lang w:val="en-US" w:eastAsia="de-DE"/>
        </w:rPr>
      </w:pPr>
      <w:r w:rsidRPr="002B5809">
        <w:rPr>
          <w:lang w:val="en-US" w:eastAsia="de-DE"/>
        </w:rPr>
        <w:t>ASCOM</w:t>
      </w:r>
    </w:p>
    <w:p w:rsidR="00D328DF" w:rsidRPr="002B5809" w:rsidRDefault="00D328DF" w:rsidP="00A21784">
      <w:pPr>
        <w:pStyle w:val="Listenabsatz"/>
        <w:numPr>
          <w:ilvl w:val="0"/>
          <w:numId w:val="35"/>
        </w:numPr>
        <w:rPr>
          <w:lang w:val="en-US" w:eastAsia="de-DE"/>
        </w:rPr>
      </w:pPr>
      <w:ins w:id="822" w:author="rolf" w:date="2017-06-05T17:25:00Z">
        <w:r>
          <w:rPr>
            <w:lang w:val="en-US" w:eastAsia="de-DE"/>
          </w:rPr>
          <w:t>Alignment</w:t>
        </w:r>
      </w:ins>
    </w:p>
    <w:p w:rsidR="005C3C0C" w:rsidRPr="002B5809" w:rsidRDefault="00F16035" w:rsidP="00A21784">
      <w:pPr>
        <w:rPr>
          <w:lang w:val="en-US" w:eastAsia="de-DE"/>
        </w:rPr>
      </w:pPr>
      <w:ins w:id="823" w:author="rolf" w:date="2017-06-05T19:53:00Z">
        <w:r>
          <w:rPr>
            <w:noProof/>
            <w:lang w:eastAsia="de-DE"/>
          </w:rPr>
          <w:lastRenderedPageBreak/>
          <w:drawing>
            <wp:inline distT="0" distB="0" distL="0" distR="0">
              <wp:extent cx="5760720" cy="602107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_dia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021070"/>
                      </a:xfrm>
                      <a:prstGeom prst="rect">
                        <a:avLst/>
                      </a:prstGeom>
                    </pic:spPr>
                  </pic:pic>
                </a:graphicData>
              </a:graphic>
            </wp:inline>
          </w:drawing>
        </w:r>
      </w:ins>
      <w:del w:id="824" w:author="rolf" w:date="2017-06-05T17:25:00Z">
        <w:r w:rsidR="006376C2" w:rsidDel="00D328DF">
          <w:rPr>
            <w:noProof/>
            <w:lang w:eastAsia="de-DE"/>
          </w:rPr>
          <w:lastRenderedPageBreak/>
          <w:drawing>
            <wp:inline distT="0" distB="0" distL="0" distR="0" wp14:anchorId="7B91F7FE" wp14:editId="29E3C974">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del>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F16035"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F16035"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F16035" w:rsidTr="00AC27B0">
        <w:tc>
          <w:tcPr>
            <w:tcW w:w="1668" w:type="dxa"/>
          </w:tcPr>
          <w:p w:rsidR="00A21784" w:rsidRPr="002B5809" w:rsidRDefault="00A21784" w:rsidP="00A21784">
            <w:pPr>
              <w:rPr>
                <w:b/>
                <w:lang w:val="en-US" w:eastAsia="de-DE"/>
              </w:rPr>
            </w:pPr>
            <w:r w:rsidRPr="002B5809">
              <w:rPr>
                <w:b/>
                <w:lang w:val="en-US" w:eastAsia="de-DE"/>
              </w:rPr>
              <w:t>Timezone</w:t>
            </w:r>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lastRenderedPageBreak/>
              <w:t>Europe/Amsterdam, Europe/Andorra, Europe/Athens, Europe/Belgrade, Europe/Berlin, Europe/Bratislava, Europe/Brussels, Europe/Bucharest, Europe/Budapest, Europe/Busingen, Europe/Chisinau, Europe/Copenhagen, Europe/Dublin, Europe/Gibraltar, Europe/Guernsey, Europe/Helsinki, Europe/Isle_of_Man, Europe/Istanbul, Europe/Jersey, Europe/Kaliningrad, Europe/Kiev, Europe/Lisbon, Europe/Ljubljana, Europe/London, Europe/Luxembourg, Europe/Madrid, Europe/Malta, Europe/Mariehamn, Europe/Minsk, Europe/Monaco, Europe/Moscow, Europe/Oslo, Europe/Paris, Europe/Podgorica, Europe/Prague, Europe/Riga, Europe/Rome, Europe/Samara, Europe/San_Marino, Europe/Sarajevo, Europe/Simferopol, Europe/Skopje, Europe/Sofia, Europe/Stockholm, Europe/Tallinn, Europe/Tirane, Europe/Uzhgorod, Europe/Vaduz, Europe/Vatican, Europe/Vienna, Europe/Vilnius, Europe/Volgograd, Europe/Warsaw, Europe/Zagreb, Europe/Zaporozhye,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F16035" w:rsidP="00377C9B">
            <w:pPr>
              <w:rPr>
                <w:ins w:id="825" w:author="Hempel, Rolf" w:date="2017-06-06T09:53:00Z"/>
                <w:lang w:val="en-US" w:eastAsia="de-DE"/>
              </w:rPr>
            </w:pPr>
            <w:ins w:id="826" w:author="rolf" w:date="2017-06-05T19:53:00Z">
              <w:r>
                <w:rPr>
                  <w:noProof/>
                  <w:lang w:eastAsia="de-DE"/>
                </w:rPr>
                <w:drawing>
                  <wp:inline distT="0" distB="0" distL="0" distR="0">
                    <wp:extent cx="4502727" cy="280271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502859" cy="2802799"/>
                            </a:xfrm>
                            <a:prstGeom prst="rect">
                              <a:avLst/>
                            </a:prstGeom>
                          </pic:spPr>
                        </pic:pic>
                      </a:graphicData>
                    </a:graphic>
                  </wp:inline>
                </w:drawing>
              </w:r>
            </w:ins>
          </w:p>
          <w:p w:rsidR="00377C9B" w:rsidRPr="002B5809" w:rsidRDefault="005C3C0C" w:rsidP="00377C9B">
            <w:pPr>
              <w:rPr>
                <w:lang w:val="en-US" w:eastAsia="de-DE"/>
              </w:rPr>
            </w:pPr>
            <w:del w:id="827" w:author="rolf" w:date="2017-06-05T17:25:00Z">
              <w:r w:rsidRPr="002B5809" w:rsidDel="00D328DF">
                <w:rPr>
                  <w:noProof/>
                  <w:lang w:eastAsia="de-DE"/>
                </w:rPr>
                <w:drawing>
                  <wp:inline distT="0" distB="0" distL="0" distR="0" wp14:anchorId="33190F82" wp14:editId="6374CC69">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9">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del>
          </w:p>
        </w:tc>
      </w:tr>
      <w:tr w:rsidR="00E50E07" w:rsidRPr="00F16035"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F16035" w:rsidTr="002D5145">
        <w:tc>
          <w:tcPr>
            <w:tcW w:w="1526" w:type="dxa"/>
          </w:tcPr>
          <w:p w:rsidR="00E50E07" w:rsidRPr="002B5809" w:rsidRDefault="00377C9B" w:rsidP="003009E1">
            <w:pPr>
              <w:rPr>
                <w:b/>
                <w:lang w:val="en-US" w:eastAsia="de-DE"/>
              </w:rPr>
            </w:pPr>
            <w:r w:rsidRPr="002B5809">
              <w:rPr>
                <w:b/>
                <w:lang w:val="en-US" w:eastAsia="de-DE"/>
              </w:rPr>
              <w:lastRenderedPageBreak/>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2D5145">
        <w:trPr>
          <w:ins w:id="828" w:author="rolf" w:date="2017-06-05T17:26:00Z"/>
        </w:trPr>
        <w:tc>
          <w:tcPr>
            <w:tcW w:w="1526" w:type="dxa"/>
          </w:tcPr>
          <w:p w:rsidR="00D328DF" w:rsidRPr="002B5809" w:rsidRDefault="00D328DF" w:rsidP="003009E1">
            <w:pPr>
              <w:rPr>
                <w:ins w:id="829" w:author="rolf" w:date="2017-06-05T17:26:00Z"/>
                <w:b/>
                <w:lang w:val="en-US" w:eastAsia="de-DE"/>
              </w:rPr>
            </w:pPr>
            <w:ins w:id="830" w:author="rolf" w:date="2017-06-05T17:26:00Z">
              <w:r>
                <w:rPr>
                  <w:b/>
                  <w:lang w:val="en-US" w:eastAsia="de-DE"/>
                </w:rPr>
                <w:t>Repetition count</w:t>
              </w:r>
            </w:ins>
          </w:p>
        </w:tc>
        <w:tc>
          <w:tcPr>
            <w:tcW w:w="7762" w:type="dxa"/>
          </w:tcPr>
          <w:p w:rsidR="00D328DF" w:rsidRDefault="00D328DF">
            <w:pPr>
              <w:rPr>
                <w:ins w:id="831" w:author="rolf" w:date="2017-06-05T17:26:00Z"/>
                <w:lang w:val="en-US" w:eastAsia="de-DE"/>
              </w:rPr>
            </w:pPr>
            <w:ins w:id="832" w:author="rolf" w:date="2017-06-05T17:26:00Z">
              <w:r>
                <w:rPr>
                  <w:lang w:val="en-US" w:eastAsia="de-DE"/>
                </w:rPr>
                <w:t>Number of videos to be taken in succession at each tile location. T</w:t>
              </w:r>
            </w:ins>
            <w:ins w:id="833" w:author="rolf" w:date="2017-06-05T17:27:00Z">
              <w:r>
                <w:rPr>
                  <w:lang w:val="en-US" w:eastAsia="de-DE"/>
                </w:rPr>
                <w:t>his parameter can be used, for example, to take three videos</w:t>
              </w:r>
            </w:ins>
            <w:ins w:id="834" w:author="rolf" w:date="2017-06-05T17:28:00Z">
              <w:r>
                <w:rPr>
                  <w:lang w:val="en-US" w:eastAsia="de-DE"/>
                </w:rPr>
                <w:t xml:space="preserve"> of the same area</w:t>
              </w:r>
            </w:ins>
            <w:ins w:id="835" w:author="rolf" w:date="2017-06-05T17:27:00Z">
              <w:r>
                <w:rPr>
                  <w:lang w:val="en-US" w:eastAsia="de-DE"/>
                </w:rPr>
                <w:t xml:space="preserve"> through RGB filters.</w:t>
              </w:r>
            </w:ins>
            <w:ins w:id="836" w:author="rolf" w:date="2017-06-05T17:28:00Z">
              <w:r>
                <w:rPr>
                  <w:lang w:val="en-US" w:eastAsia="de-DE"/>
                </w:rPr>
                <w:t xml:space="preserve"> FireCapture can be configured such that it cycles through the different filters. </w:t>
              </w:r>
            </w:ins>
            <w:ins w:id="837" w:author="rolf" w:date="2017-06-05T17:29:00Z">
              <w:r>
                <w:rPr>
                  <w:lang w:val="en-US" w:eastAsia="de-DE"/>
                </w:rPr>
                <w:t>Please note that setting the repetition count in MoonPanoramaMaker does not change the FireCapture settings</w:t>
              </w:r>
            </w:ins>
            <w:ins w:id="838" w:author="rolf" w:date="2017-06-05T17:28:00Z">
              <w:r>
                <w:rPr>
                  <w:lang w:val="en-US" w:eastAsia="de-DE"/>
                </w:rPr>
                <w:t>.</w:t>
              </w:r>
            </w:ins>
            <w:ins w:id="839" w:author="rolf" w:date="2017-06-05T17:30:00Z">
              <w:r>
                <w:rPr>
                  <w:lang w:val="en-US" w:eastAsia="de-DE"/>
                </w:rPr>
                <w:t xml:space="preserve"> This is left to the user.</w:t>
              </w:r>
            </w:ins>
          </w:p>
        </w:tc>
      </w:tr>
      <w:tr w:rsidR="00E50E07" w:rsidRPr="00F16035"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F16035" w:rsidTr="002D5145">
        <w:tc>
          <w:tcPr>
            <w:tcW w:w="1526" w:type="dxa"/>
          </w:tcPr>
          <w:p w:rsidR="00EE6621" w:rsidRPr="002B5809" w:rsidRDefault="00EE6621" w:rsidP="003009E1">
            <w:pPr>
              <w:rPr>
                <w:b/>
                <w:lang w:val="en-US" w:eastAsia="de-DE"/>
              </w:rPr>
            </w:pPr>
            <w:r w:rsidRPr="002B5809">
              <w:rPr>
                <w:b/>
                <w:lang w:val="en-US" w:eastAsia="de-DE"/>
              </w:rPr>
              <w:t>Tile overlap pixels:</w:t>
            </w:r>
          </w:p>
        </w:tc>
        <w:tc>
          <w:tcPr>
            <w:tcW w:w="7762"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F16035"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Default="004D7A4F" w:rsidP="00D34344">
            <w:pPr>
              <w:rPr>
                <w:ins w:id="840" w:author="rolf" w:date="2017-06-05T17:58:00Z"/>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del w:id="841" w:author="rolf" w:date="2017-06-05T20:52:00Z">
              <w:r w:rsidR="005766C8" w:rsidRPr="002B5809" w:rsidDel="00E36242">
                <w:rPr>
                  <w:lang w:val="en-US" w:eastAsia="de-DE"/>
                </w:rPr>
                <w:delText>„</w:delText>
              </w:r>
            </w:del>
            <w:ins w:id="842" w:author="rolf" w:date="2017-06-05T20:52:00Z">
              <w:r w:rsidR="00E36242">
                <w:rPr>
                  <w:lang w:val="en-US" w:eastAsia="de-DE"/>
                </w:rPr>
                <w:t>“</w:t>
              </w:r>
            </w:ins>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6267A8">
              <w:rPr>
                <w:lang w:val="en-US"/>
              </w:rPr>
              <w:t>Appendix C: Determination of the Focal Length of the System</w:t>
            </w:r>
            <w:r w:rsidR="00D34344">
              <w:rPr>
                <w:lang w:val="en-US" w:eastAsia="de-DE"/>
              </w:rPr>
              <w:fldChar w:fldCharType="end"/>
            </w:r>
            <w:del w:id="843" w:author="rolf" w:date="2017-06-05T20:52:00Z">
              <w:r w:rsidR="005766C8" w:rsidRPr="002B5809" w:rsidDel="00E36242">
                <w:rPr>
                  <w:lang w:val="en-US" w:eastAsia="de-DE"/>
                </w:rPr>
                <w:delText xml:space="preserve">“ </w:delText>
              </w:r>
            </w:del>
            <w:ins w:id="844" w:author="rolf" w:date="2017-06-05T20:52:00Z">
              <w:r w:rsidR="00E36242">
                <w:rPr>
                  <w:lang w:val="en-US" w:eastAsia="de-DE"/>
                </w:rPr>
                <w:t>”</w:t>
              </w:r>
              <w:r w:rsidR="00E36242" w:rsidRPr="002B5809">
                <w:rPr>
                  <w:lang w:val="en-US" w:eastAsia="de-DE"/>
                </w:rPr>
                <w:t xml:space="preserve"> </w:t>
              </w:r>
            </w:ins>
            <w:r>
              <w:rPr>
                <w:lang w:val="en-US" w:eastAsia="de-DE"/>
              </w:rPr>
              <w:t>it is shown how the focal length can be determined experimentally.</w:t>
            </w:r>
          </w:p>
          <w:p w:rsidR="00536748" w:rsidRPr="002B5809" w:rsidRDefault="00536748">
            <w:pPr>
              <w:rPr>
                <w:lang w:val="en-US" w:eastAsia="de-DE"/>
              </w:rPr>
            </w:pPr>
            <w:ins w:id="845" w:author="rolf" w:date="2017-06-05T17:58:00Z">
              <w:r>
                <w:rPr>
                  <w:lang w:val="en-US" w:eastAsia="de-DE"/>
                </w:rPr>
                <w:t xml:space="preserve">Please note that the precision of the focal length entered is critical if auto-alignment is used. </w:t>
              </w:r>
            </w:ins>
            <w:ins w:id="846" w:author="rolf" w:date="2017-06-05T17:59:00Z">
              <w:r>
                <w:rPr>
                  <w:lang w:val="en-US" w:eastAsia="de-DE"/>
                </w:rPr>
                <w:t xml:space="preserve">If the error is too large, auto-alignment initialization will fail. </w:t>
              </w:r>
            </w:ins>
            <w:ins w:id="847" w:author="rolf" w:date="2017-06-05T18:03:00Z">
              <w:r w:rsidR="003879FD">
                <w:rPr>
                  <w:lang w:val="en-US" w:eastAsia="de-DE"/>
                </w:rPr>
                <w:t>Additionally</w:t>
              </w:r>
            </w:ins>
            <w:ins w:id="848" w:author="rolf" w:date="2017-06-05T18:02:00Z">
              <w:r>
                <w:rPr>
                  <w:lang w:val="en-US" w:eastAsia="de-DE"/>
                </w:rPr>
                <w:t xml:space="preserve">, the translation of measured image shifts into equatorial coordinate corrections </w:t>
              </w:r>
            </w:ins>
            <w:ins w:id="849" w:author="rolf" w:date="2017-06-05T18:03:00Z">
              <w:r w:rsidR="003879FD">
                <w:rPr>
                  <w:lang w:val="en-US" w:eastAsia="de-DE"/>
                </w:rPr>
                <w:t>will be</w:t>
              </w:r>
            </w:ins>
            <w:ins w:id="850" w:author="rolf" w:date="2017-06-05T18:02:00Z">
              <w:r>
                <w:rPr>
                  <w:lang w:val="en-US" w:eastAsia="de-DE"/>
                </w:rPr>
                <w:t xml:space="preserve"> less accurate.</w:t>
              </w:r>
            </w:ins>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F16035" w:rsidTr="003009E1">
        <w:tc>
          <w:tcPr>
            <w:tcW w:w="2660" w:type="dxa"/>
          </w:tcPr>
          <w:p w:rsidR="000262B4" w:rsidRPr="002B5809" w:rsidRDefault="000262B4" w:rsidP="003B22AF">
            <w:pPr>
              <w:rPr>
                <w:b/>
                <w:lang w:val="en-US" w:eastAsia="de-DE"/>
              </w:rPr>
            </w:pPr>
            <w:del w:id="851" w:author="rolf" w:date="2017-06-05T21:01:00Z">
              <w:r w:rsidRPr="002B5809" w:rsidDel="004F0CED">
                <w:rPr>
                  <w:b/>
                  <w:lang w:val="en-US" w:eastAsia="de-DE"/>
                </w:rPr>
                <w:delText>Write s</w:delText>
              </w:r>
            </w:del>
            <w:ins w:id="852" w:author="rolf" w:date="2017-06-05T21:01:00Z">
              <w:r w:rsidR="004F0CED">
                <w:rPr>
                  <w:b/>
                  <w:lang w:val="en-US" w:eastAsia="de-DE"/>
                </w:rPr>
                <w:t>S</w:t>
              </w:r>
            </w:ins>
            <w:r w:rsidRPr="002B5809">
              <w:rPr>
                <w:b/>
                <w:lang w:val="en-US" w:eastAsia="de-DE"/>
              </w:rPr>
              <w:t>ession protocol</w:t>
            </w:r>
            <w:ins w:id="853" w:author="rolf" w:date="2017-06-05T21:01:00Z">
              <w:r w:rsidR="004F0CED">
                <w:rPr>
                  <w:b/>
                  <w:lang w:val="en-US" w:eastAsia="de-DE"/>
                </w:rPr>
                <w:t xml:space="preserve"> level</w:t>
              </w:r>
            </w:ins>
            <w:r w:rsidRPr="002B5809">
              <w:rPr>
                <w:b/>
                <w:lang w:val="en-US" w:eastAsia="de-DE"/>
              </w:rPr>
              <w:t>:</w:t>
            </w:r>
          </w:p>
        </w:tc>
        <w:tc>
          <w:tcPr>
            <w:tcW w:w="6552" w:type="dxa"/>
          </w:tcPr>
          <w:p w:rsidR="000262B4" w:rsidRPr="002B5809" w:rsidRDefault="004F0CED">
            <w:pPr>
              <w:rPr>
                <w:lang w:val="en-US" w:eastAsia="de-DE"/>
              </w:rPr>
            </w:pPr>
            <w:ins w:id="854" w:author="rolf" w:date="2017-06-05T21:02:00Z">
              <w:r>
                <w:rPr>
                  <w:lang w:val="en-US" w:eastAsia="de-DE"/>
                </w:rPr>
                <w:t xml:space="preserve">Selects the level of detail for session logging. </w:t>
              </w:r>
            </w:ins>
            <w:del w:id="855" w:author="rolf" w:date="2017-06-05T21:02:00Z">
              <w:r w:rsidR="00D34344" w:rsidDel="004F0CED">
                <w:rPr>
                  <w:lang w:val="en-US" w:eastAsia="de-DE"/>
                </w:rPr>
                <w:delText>“True”</w:delText>
              </w:r>
            </w:del>
            <w:ins w:id="856" w:author="rolf" w:date="2017-06-05T21:02:00Z">
              <w:r>
                <w:rPr>
                  <w:lang w:val="en-US" w:eastAsia="de-DE"/>
                </w:rPr>
                <w:t xml:space="preserve">If set to </w:t>
              </w:r>
            </w:ins>
            <w:ins w:id="857" w:author="rolf" w:date="2017-06-05T21:03:00Z">
              <w:r>
                <w:rPr>
                  <w:lang w:val="en-US" w:eastAsia="de-DE"/>
                </w:rPr>
                <w:t xml:space="preserve">0, no log info is printed. If set to 1, 2 or 3, the observing session is documented with increasing level of detail. </w:t>
              </w:r>
            </w:ins>
            <w:ins w:id="858" w:author="rolf" w:date="2017-06-05T21:06:00Z">
              <w:r>
                <w:rPr>
                  <w:lang w:val="en-US" w:eastAsia="de-DE"/>
                </w:rPr>
                <w:t>W</w:t>
              </w:r>
            </w:ins>
            <w:ins w:id="859" w:author="rolf" w:date="2017-06-05T21:04:00Z">
              <w:r>
                <w:rPr>
                  <w:lang w:val="en-US" w:eastAsia="de-DE"/>
                </w:rPr>
                <w:t xml:space="preserve">all clock time is </w:t>
              </w:r>
            </w:ins>
            <w:ins w:id="860" w:author="rolf" w:date="2017-06-05T21:06:00Z">
              <w:r>
                <w:rPr>
                  <w:lang w:val="en-US" w:eastAsia="de-DE"/>
                </w:rPr>
                <w:t>printed along with every log record.</w:t>
              </w:r>
            </w:ins>
            <w:ins w:id="861" w:author="rolf" w:date="2017-06-05T21:04:00Z">
              <w:r>
                <w:rPr>
                  <w:lang w:val="en-US" w:eastAsia="de-DE"/>
                </w:rPr>
                <w:t xml:space="preserve"> </w:t>
              </w:r>
            </w:ins>
            <w:del w:id="862" w:author="rolf" w:date="2017-06-05T21:03:00Z">
              <w:r w:rsidR="00D34344" w:rsidDel="004F0CED">
                <w:rPr>
                  <w:lang w:val="en-US" w:eastAsia="de-DE"/>
                </w:rPr>
                <w:delText xml:space="preserve"> if all activities during program execution are to be logged in detail (including time stamps), otherwise “False”.</w:delText>
              </w:r>
            </w:del>
          </w:p>
        </w:tc>
      </w:tr>
      <w:tr w:rsidR="000262B4" w:rsidRPr="00F16035"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ins w:id="863" w:author="rolf" w:date="2017-06-05T20:07:00Z">
              <w:r w:rsidR="002F0E10">
                <w:rPr>
                  <w:lang w:val="en-US" w:eastAsia="de-DE"/>
                </w:rPr>
                <w:t>”</w:t>
              </w:r>
            </w:ins>
            <w:del w:id="864" w:author="rolf" w:date="2017-06-05T20:07:00Z">
              <w:r w:rsidR="000262B4" w:rsidRPr="002B5809" w:rsidDel="002F0E10">
                <w:rPr>
                  <w:lang w:val="en-US" w:eastAsia="de-DE"/>
                </w:rPr>
                <w:delText>“</w:delText>
              </w:r>
            </w:del>
            <w:r w:rsidR="000262B4" w:rsidRPr="002B5809">
              <w:rPr>
                <w:lang w:val="en-US" w:eastAsia="de-DE"/>
              </w:rPr>
              <w:t xml:space="preserve"> </w:t>
            </w:r>
            <w:r>
              <w:rPr>
                <w:lang w:val="en-US" w:eastAsia="de-DE"/>
              </w:rPr>
              <w:t xml:space="preserve">in the user’s home directory (in append mode), “False” if the protocol is to be written to standard </w:t>
            </w:r>
            <w:r>
              <w:rPr>
                <w:lang w:val="en-US" w:eastAsia="de-DE"/>
              </w:rPr>
              <w:lastRenderedPageBreak/>
              <w:t>output.</w:t>
            </w:r>
          </w:p>
        </w:tc>
      </w:tr>
      <w:tr w:rsidR="003B22AF" w:rsidRPr="00F16035" w:rsidTr="003009E1">
        <w:tc>
          <w:tcPr>
            <w:tcW w:w="2660" w:type="dxa"/>
          </w:tcPr>
          <w:p w:rsidR="003B22AF" w:rsidRPr="002B5809" w:rsidRDefault="003B22AF" w:rsidP="003B22AF">
            <w:pPr>
              <w:rPr>
                <w:b/>
                <w:lang w:val="en-US" w:eastAsia="de-DE"/>
              </w:rPr>
            </w:pPr>
            <w:r w:rsidRPr="002B5809">
              <w:rPr>
                <w:b/>
                <w:lang w:val="en-US" w:eastAsia="de-DE"/>
              </w:rPr>
              <w:lastRenderedPageBreak/>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F16035"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FireCapture. In this case the FireCapture program must be started before the </w:t>
            </w:r>
            <w:r w:rsidR="00041958">
              <w:rPr>
                <w:lang w:val="en-US" w:eastAsia="de-DE"/>
              </w:rPr>
              <w:t>recording workflow begins,</w:t>
            </w:r>
            <w:r w:rsidR="00133F61">
              <w:rPr>
                <w:lang w:val="en-US" w:eastAsia="de-DE"/>
              </w:rPr>
              <w:t xml:space="preserve"> and in FireCapture</w:t>
            </w:r>
            <w:r w:rsidR="007A4275">
              <w:rPr>
                <w:lang w:val="en-US" w:eastAsia="de-DE"/>
              </w:rPr>
              <w:t>’s</w:t>
            </w:r>
            <w:r w:rsidR="00133F61">
              <w:rPr>
                <w:lang w:val="en-US" w:eastAsia="de-DE"/>
              </w:rPr>
              <w:t xml:space="preserve"> “</w:t>
            </w:r>
            <w:r w:rsidR="007A4275">
              <w:rPr>
                <w:lang w:val="en-US" w:eastAsia="de-DE"/>
              </w:rPr>
              <w:t>PreProcessing</w:t>
            </w:r>
            <w:r w:rsidR="00133F61">
              <w:rPr>
                <w:lang w:val="en-US" w:eastAsia="de-DE"/>
              </w:rPr>
              <w:t xml:space="preserve">” </w:t>
            </w:r>
            <w:r w:rsidR="007A4275">
              <w:rPr>
                <w:lang w:val="en-US" w:eastAsia="de-DE"/>
              </w:rPr>
              <w:t xml:space="preserve">menu </w:t>
            </w:r>
            <w:r w:rsidR="00133F61">
              <w:rPr>
                <w:lang w:val="en-US" w:eastAsia="de-DE"/>
              </w:rPr>
              <w:t>the entry “MoonPanormaMaker” must be selected.</w:t>
            </w:r>
            <w:r w:rsidR="00534854">
              <w:rPr>
                <w:lang w:val="en-US" w:eastAsia="de-DE"/>
              </w:rPr>
              <w:t xml:space="preserve"> Camera parameters, such as exposure time, total frame count, data storage location etc., are set via FireCapture’s user interface.</w:t>
            </w:r>
          </w:p>
          <w:p w:rsidR="005E1A75" w:rsidRPr="002B5809" w:rsidRDefault="00133F61" w:rsidP="003A5E4E">
            <w:pPr>
              <w:rPr>
                <w:lang w:val="en-US" w:eastAsia="de-DE"/>
              </w:rPr>
            </w:pPr>
            <w:r>
              <w:rPr>
                <w:lang w:val="en-US" w:eastAsia="de-DE"/>
              </w:rPr>
              <w:t>“False”: MoonPanoramaMaker for each tile requests the user to trigger the camera</w:t>
            </w:r>
            <w:r w:rsidR="00041958">
              <w:rPr>
                <w:lang w:val="en-US" w:eastAsia="de-DE"/>
              </w:rPr>
              <w:t xml:space="preserve"> manually</w:t>
            </w:r>
            <w:r>
              <w:rPr>
                <w:lang w:val="en-US" w:eastAsia="de-DE"/>
              </w:rPr>
              <w:t>.</w:t>
            </w:r>
          </w:p>
        </w:tc>
      </w:tr>
      <w:tr w:rsidR="003B22AF" w:rsidRPr="00F16035"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Time in seconds between moving the telescope to a new tile and triggering the camera (has no effect if “Camera automation” is set to “False”). The optimal value is found experimentally. The goal is to trigger the camera not before the view has become steady.</w:t>
            </w:r>
          </w:p>
        </w:tc>
      </w:tr>
    </w:tbl>
    <w:p w:rsidR="003879FD" w:rsidRDefault="003879FD">
      <w:pPr>
        <w:spacing w:after="0" w:line="240" w:lineRule="auto"/>
        <w:rPr>
          <w:ins w:id="865" w:author="rolf" w:date="2017-06-05T18:04:00Z"/>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F16035"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A11A2">
            <w:pPr>
              <w:rPr>
                <w:lang w:val="en-US" w:eastAsia="de-DE"/>
              </w:rPr>
            </w:pPr>
            <w:r>
              <w:rPr>
                <w:lang w:val="en-US" w:eastAsia="de-DE"/>
              </w:rPr>
              <w:t>This parameter causes the tile numbers to be printed centrally (value = 0.) or shifted horizontally (maximal shift for value = 1.) into the tiles. In the case of large tile overlaps shifting the labels can help avoiding 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F16035"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w:t>
            </w:r>
            <w:ins w:id="866" w:author="rolf" w:date="2017-06-05T20:46:00Z">
              <w:r w:rsidR="00CD72D8">
                <w:rPr>
                  <w:lang w:val="en-US" w:eastAsia="de-DE"/>
                </w:rPr>
                <w:t>E</w:t>
              </w:r>
            </w:ins>
            <w:del w:id="867" w:author="rolf" w:date="2017-06-05T20:46:00Z">
              <w:r w:rsidDel="00CD72D8">
                <w:rPr>
                  <w:lang w:val="en-US" w:eastAsia="de-DE"/>
                </w:rPr>
                <w:delText>e</w:delText>
              </w:r>
            </w:del>
            <w:r>
              <w:rPr>
                <w:lang w:val="en-US" w:eastAsia="de-DE"/>
              </w:rPr>
              <w:t>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lastRenderedPageBreak/>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F16035" w:rsidTr="003009E1">
        <w:tc>
          <w:tcPr>
            <w:tcW w:w="2660" w:type="dxa"/>
          </w:tcPr>
          <w:p w:rsidR="005E1A75" w:rsidRPr="002B5809" w:rsidRDefault="005E1A75" w:rsidP="003009E1">
            <w:pPr>
              <w:rPr>
                <w:b/>
                <w:lang w:val="en-US" w:eastAsia="de-DE"/>
              </w:rPr>
            </w:pPr>
            <w:r w:rsidRPr="002B5809">
              <w:rPr>
                <w:b/>
                <w:lang w:val="en-US" w:eastAsia="de-DE"/>
              </w:rPr>
              <w:t>Telescope position lookup precision:</w:t>
            </w:r>
          </w:p>
        </w:tc>
        <w:tc>
          <w:tcPr>
            <w:tcW w:w="6552" w:type="dxa"/>
          </w:tcPr>
          <w:p w:rsidR="005E1A75" w:rsidRPr="002B5809" w:rsidRDefault="00C12057" w:rsidP="003009E1">
            <w:pPr>
              <w:rPr>
                <w:lang w:val="en-US" w:eastAsia="de-DE"/>
              </w:rPr>
            </w:pPr>
            <w:r>
              <w:rPr>
                <w:lang w:val="en-US" w:eastAsia="de-DE"/>
              </w:rPr>
              <w:t>As explained for the “Wait interval” parameter, the mount position lookup is implemented iteratively. Two consecutive readouts are interpreted as being “equal” if their difference both in right ascension and decli</w:t>
            </w:r>
            <w:r w:rsidR="005E7628">
              <w:rPr>
                <w:lang w:val="en-US" w:eastAsia="de-DE"/>
              </w:rPr>
              <w:t>nation is not greater than specified by this parameter (in arc seconds). For some telescope mounts (e.g. Vixen Sphinx NexSXD) the readout keeps on changing in very small erratic steps even if it is running in constant siderial tracking mode. In this case, too small a value can cause an infinite loop.</w:t>
            </w:r>
          </w:p>
        </w:tc>
      </w:tr>
    </w:tbl>
    <w:p w:rsidR="00D328DF" w:rsidRPr="002B5809" w:rsidRDefault="00D328DF" w:rsidP="00D328DF">
      <w:pPr>
        <w:rPr>
          <w:ins w:id="868" w:author="rolf" w:date="2017-06-05T17:31:00Z"/>
          <w:lang w:val="en-US"/>
        </w:rPr>
      </w:pPr>
    </w:p>
    <w:p w:rsidR="00D328DF" w:rsidRPr="002B5809" w:rsidRDefault="00D328DF" w:rsidP="00D328DF">
      <w:pPr>
        <w:pStyle w:val="berschrift4"/>
        <w:spacing w:after="240"/>
        <w:rPr>
          <w:ins w:id="869" w:author="rolf" w:date="2017-06-05T17:31:00Z"/>
          <w:lang w:val="en-US"/>
        </w:rPr>
      </w:pPr>
      <w:ins w:id="870" w:author="rolf" w:date="2017-06-05T17:31:00Z">
        <w:r>
          <w:rPr>
            <w:lang w:val="en-US"/>
          </w:rPr>
          <w:t>Alignment</w:t>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71" w:author="rolf" w:date="2017-06-05T17:33:00Z">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02"/>
        <w:gridCol w:w="6410"/>
        <w:tblGridChange w:id="872">
          <w:tblGrid>
            <w:gridCol w:w="2660"/>
            <w:gridCol w:w="6552"/>
          </w:tblGrid>
        </w:tblGridChange>
      </w:tblGrid>
      <w:tr w:rsidR="00D328DF" w:rsidRPr="00F16035" w:rsidTr="00727EB9">
        <w:trPr>
          <w:ins w:id="873" w:author="rolf" w:date="2017-06-05T17:32:00Z"/>
        </w:trPr>
        <w:tc>
          <w:tcPr>
            <w:tcW w:w="2802" w:type="dxa"/>
            <w:tcPrChange w:id="874" w:author="rolf" w:date="2017-06-05T17:33:00Z">
              <w:tcPr>
                <w:tcW w:w="2660" w:type="dxa"/>
              </w:tcPr>
            </w:tcPrChange>
          </w:tcPr>
          <w:p w:rsidR="00D328DF" w:rsidRPr="002B5809" w:rsidRDefault="00D328DF" w:rsidP="00F16035">
            <w:pPr>
              <w:rPr>
                <w:ins w:id="875" w:author="rolf" w:date="2017-06-05T17:32:00Z"/>
                <w:b/>
                <w:lang w:val="en-US" w:eastAsia="de-DE"/>
              </w:rPr>
            </w:pPr>
            <w:ins w:id="876" w:author="rolf" w:date="2017-06-05T17:32:00Z">
              <w:r>
                <w:rPr>
                  <w:b/>
                  <w:lang w:val="en-US" w:eastAsia="de-DE"/>
                </w:rPr>
                <w:t>Minimum auto-alignment interval</w:t>
              </w:r>
              <w:r w:rsidRPr="002B5809">
                <w:rPr>
                  <w:b/>
                  <w:lang w:val="en-US" w:eastAsia="de-DE"/>
                </w:rPr>
                <w:t>:</w:t>
              </w:r>
            </w:ins>
          </w:p>
        </w:tc>
        <w:tc>
          <w:tcPr>
            <w:tcW w:w="6410" w:type="dxa"/>
            <w:tcPrChange w:id="877" w:author="rolf" w:date="2017-06-05T17:33:00Z">
              <w:tcPr>
                <w:tcW w:w="6552" w:type="dxa"/>
              </w:tcPr>
            </w:tcPrChange>
          </w:tcPr>
          <w:p w:rsidR="00D328DF" w:rsidRPr="002B5809" w:rsidRDefault="00727EB9">
            <w:pPr>
              <w:rPr>
                <w:ins w:id="878" w:author="rolf" w:date="2017-06-05T17:32:00Z"/>
                <w:lang w:val="en-US" w:eastAsia="de-DE"/>
              </w:rPr>
            </w:pPr>
            <w:ins w:id="879" w:author="rolf" w:date="2017-06-05T17:33:00Z">
              <w:r>
                <w:rPr>
                  <w:lang w:val="en-US" w:eastAsia="de-DE"/>
                </w:rPr>
                <w:t>During auto-alignment, new alignment</w:t>
              </w:r>
            </w:ins>
            <w:ins w:id="880" w:author="rolf" w:date="2017-06-05T17:36:00Z">
              <w:r>
                <w:rPr>
                  <w:lang w:val="en-US" w:eastAsia="de-DE"/>
                </w:rPr>
                <w:t>s are</w:t>
              </w:r>
            </w:ins>
            <w:ins w:id="881" w:author="rolf" w:date="2017-06-05T17:33:00Z">
              <w:r>
                <w:rPr>
                  <w:lang w:val="en-US" w:eastAsia="de-DE"/>
                </w:rPr>
                <w:t xml:space="preserve"> inserted </w:t>
              </w:r>
            </w:ins>
            <w:ins w:id="882" w:author="rolf" w:date="2017-06-05T17:36:00Z">
              <w:r>
                <w:rPr>
                  <w:lang w:val="en-US" w:eastAsia="de-DE"/>
                </w:rPr>
                <w:t>repeatedly</w:t>
              </w:r>
            </w:ins>
            <w:ins w:id="883" w:author="rolf" w:date="2017-06-05T17:35:00Z">
              <w:r>
                <w:rPr>
                  <w:lang w:val="en-US" w:eastAsia="de-DE"/>
                </w:rPr>
                <w:t xml:space="preserve">. The </w:t>
              </w:r>
            </w:ins>
            <w:ins w:id="884" w:author="rolf" w:date="2017-06-05T17:36:00Z">
              <w:r>
                <w:rPr>
                  <w:lang w:val="en-US" w:eastAsia="de-DE"/>
                </w:rPr>
                <w:t>time between alignments</w:t>
              </w:r>
            </w:ins>
            <w:ins w:id="885" w:author="rolf" w:date="2017-06-05T17:35:00Z">
              <w:r>
                <w:rPr>
                  <w:lang w:val="en-US" w:eastAsia="de-DE"/>
                </w:rPr>
                <w:t xml:space="preserve"> is adapted dynamically</w:t>
              </w:r>
            </w:ins>
            <w:ins w:id="886" w:author="rolf" w:date="2017-06-05T17:32:00Z">
              <w:r w:rsidR="00D328DF">
                <w:rPr>
                  <w:lang w:val="en-US" w:eastAsia="de-DE"/>
                </w:rPr>
                <w:t>.</w:t>
              </w:r>
            </w:ins>
            <w:ins w:id="887" w:author="rolf" w:date="2017-06-05T17:35:00Z">
              <w:r>
                <w:rPr>
                  <w:lang w:val="en-US" w:eastAsia="de-DE"/>
                </w:rPr>
                <w:t xml:space="preserve"> It will not </w:t>
              </w:r>
            </w:ins>
            <w:ins w:id="888" w:author="rolf" w:date="2017-06-05T17:37:00Z">
              <w:r>
                <w:rPr>
                  <w:lang w:val="en-US" w:eastAsia="de-DE"/>
                </w:rPr>
                <w:t>drop below the value</w:t>
              </w:r>
            </w:ins>
            <w:ins w:id="889" w:author="rolf" w:date="2017-06-05T17:35:00Z">
              <w:r>
                <w:rPr>
                  <w:lang w:val="en-US" w:eastAsia="de-DE"/>
                </w:rPr>
                <w:t xml:space="preserve"> given by this parameter.</w:t>
              </w:r>
            </w:ins>
          </w:p>
        </w:tc>
      </w:tr>
      <w:tr w:rsidR="00D328DF" w:rsidRPr="00F16035" w:rsidTr="00727EB9">
        <w:trPr>
          <w:ins w:id="890" w:author="rolf" w:date="2017-06-05T17:32:00Z"/>
        </w:trPr>
        <w:tc>
          <w:tcPr>
            <w:tcW w:w="2802" w:type="dxa"/>
            <w:tcPrChange w:id="891" w:author="rolf" w:date="2017-06-05T17:33:00Z">
              <w:tcPr>
                <w:tcW w:w="2660" w:type="dxa"/>
              </w:tcPr>
            </w:tcPrChange>
          </w:tcPr>
          <w:p w:rsidR="00D328DF" w:rsidRPr="002B5809" w:rsidRDefault="00D328DF" w:rsidP="00F16035">
            <w:pPr>
              <w:rPr>
                <w:ins w:id="892" w:author="rolf" w:date="2017-06-05T17:32:00Z"/>
                <w:b/>
                <w:lang w:val="en-US" w:eastAsia="de-DE"/>
              </w:rPr>
            </w:pPr>
            <w:ins w:id="893" w:author="rolf" w:date="2017-06-05T17:32:00Z">
              <w:r>
                <w:rPr>
                  <w:b/>
                  <w:lang w:val="en-US" w:eastAsia="de-DE"/>
                </w:rPr>
                <w:t>Maximum auto-alignment interval</w:t>
              </w:r>
              <w:r w:rsidRPr="002B5809">
                <w:rPr>
                  <w:b/>
                  <w:lang w:val="en-US" w:eastAsia="de-DE"/>
                </w:rPr>
                <w:t>:</w:t>
              </w:r>
            </w:ins>
          </w:p>
        </w:tc>
        <w:tc>
          <w:tcPr>
            <w:tcW w:w="6410" w:type="dxa"/>
            <w:tcPrChange w:id="894" w:author="rolf" w:date="2017-06-05T17:33:00Z">
              <w:tcPr>
                <w:tcW w:w="6552" w:type="dxa"/>
              </w:tcPr>
            </w:tcPrChange>
          </w:tcPr>
          <w:p w:rsidR="00D328DF" w:rsidRPr="002B5809" w:rsidRDefault="00727EB9" w:rsidP="00F16035">
            <w:pPr>
              <w:rPr>
                <w:ins w:id="895" w:author="rolf" w:date="2017-06-05T17:32:00Z"/>
                <w:lang w:val="en-US" w:eastAsia="de-DE"/>
              </w:rPr>
            </w:pPr>
            <w:ins w:id="896" w:author="rolf" w:date="2017-06-05T17:37:00Z">
              <w:r>
                <w:rPr>
                  <w:lang w:val="en-US" w:eastAsia="de-DE"/>
                </w:rPr>
                <w:t>The time between auto-alignments will not exceed the value given by this parameter (see above).</w:t>
              </w:r>
            </w:ins>
          </w:p>
        </w:tc>
      </w:tr>
      <w:tr w:rsidR="00D328DF" w:rsidRPr="00F16035" w:rsidTr="00727EB9">
        <w:trPr>
          <w:ins w:id="897" w:author="rolf" w:date="2017-06-05T17:32:00Z"/>
        </w:trPr>
        <w:tc>
          <w:tcPr>
            <w:tcW w:w="2802" w:type="dxa"/>
            <w:tcPrChange w:id="898" w:author="rolf" w:date="2017-06-05T17:33:00Z">
              <w:tcPr>
                <w:tcW w:w="2660" w:type="dxa"/>
              </w:tcPr>
            </w:tcPrChange>
          </w:tcPr>
          <w:p w:rsidR="00D328DF" w:rsidRPr="002B5809" w:rsidRDefault="00727EB9" w:rsidP="00F16035">
            <w:pPr>
              <w:rPr>
                <w:ins w:id="899" w:author="rolf" w:date="2017-06-05T17:32:00Z"/>
                <w:b/>
                <w:lang w:val="en-US" w:eastAsia="de-DE"/>
              </w:rPr>
            </w:pPr>
            <w:ins w:id="900" w:author="rolf" w:date="2017-06-05T17:33:00Z">
              <w:r>
                <w:rPr>
                  <w:b/>
                  <w:lang w:val="en-US" w:eastAsia="de-DE"/>
                </w:rPr>
                <w:t>Maximum alignment error</w:t>
              </w:r>
            </w:ins>
            <w:ins w:id="901" w:author="rolf" w:date="2017-06-05T17:32:00Z">
              <w:r w:rsidR="00D328DF" w:rsidRPr="002B5809">
                <w:rPr>
                  <w:b/>
                  <w:lang w:val="en-US" w:eastAsia="de-DE"/>
                </w:rPr>
                <w:t>:</w:t>
              </w:r>
            </w:ins>
          </w:p>
        </w:tc>
        <w:tc>
          <w:tcPr>
            <w:tcW w:w="6410" w:type="dxa"/>
            <w:tcPrChange w:id="902" w:author="rolf" w:date="2017-06-05T17:33:00Z">
              <w:tcPr>
                <w:tcW w:w="6552" w:type="dxa"/>
              </w:tcPr>
            </w:tcPrChange>
          </w:tcPr>
          <w:p w:rsidR="00D328DF" w:rsidRPr="002B5809" w:rsidRDefault="00727EB9">
            <w:pPr>
              <w:rPr>
                <w:ins w:id="903" w:author="rolf" w:date="2017-06-05T17:32:00Z"/>
                <w:lang w:val="en-US" w:eastAsia="de-DE"/>
              </w:rPr>
            </w:pPr>
            <w:ins w:id="904" w:author="rolf" w:date="2017-06-05T17:38:00Z">
              <w:r>
                <w:rPr>
                  <w:lang w:val="en-US" w:eastAsia="de-DE"/>
                </w:rPr>
                <w:t>Criterion if an image shift detected during an auto-alignment is accep</w:t>
              </w:r>
            </w:ins>
            <w:ins w:id="905" w:author="Hempel, Rolf" w:date="2017-06-06T09:54:00Z">
              <w:r w:rsidR="007E0BAF">
                <w:rPr>
                  <w:lang w:val="en-US" w:eastAsia="de-DE"/>
                </w:rPr>
                <w:t>ted</w:t>
              </w:r>
            </w:ins>
            <w:ins w:id="906" w:author="rolf" w:date="2017-06-05T17:38:00Z">
              <w:del w:id="907" w:author="Hempel, Rolf" w:date="2017-06-06T09:54:00Z">
                <w:r w:rsidDel="007E0BAF">
                  <w:rPr>
                    <w:lang w:val="en-US" w:eastAsia="de-DE"/>
                  </w:rPr>
                  <w:delText>table</w:delText>
                </w:r>
              </w:del>
              <w:r>
                <w:rPr>
                  <w:lang w:val="en-US" w:eastAsia="de-DE"/>
                </w:rPr>
                <w:t xml:space="preserve"> or not</w:t>
              </w:r>
            </w:ins>
            <w:ins w:id="908" w:author="rolf" w:date="2017-06-05T17:32:00Z">
              <w:r w:rsidR="00D328DF">
                <w:rPr>
                  <w:lang w:val="en-US" w:eastAsia="de-DE"/>
                </w:rPr>
                <w:t>.</w:t>
              </w:r>
            </w:ins>
            <w:ins w:id="909" w:author="rolf" w:date="2017-06-05T17:39:00Z">
              <w:r>
                <w:rPr>
                  <w:lang w:val="en-US" w:eastAsia="de-DE"/>
                </w:rPr>
                <w:t xml:space="preserve"> It is expressed as the fraction of the overlap width between tiles. </w:t>
              </w:r>
            </w:ins>
            <w:ins w:id="910" w:author="rolf" w:date="2017-06-05T17:40:00Z">
              <w:r>
                <w:rPr>
                  <w:lang w:val="en-US" w:eastAsia="de-DE"/>
                </w:rPr>
                <w:t xml:space="preserve">The rationale behind this is that the panorama creation will fail if the overlap between adjacent tiles is too small. </w:t>
              </w:r>
            </w:ins>
            <w:ins w:id="911" w:author="Hempel, Rolf" w:date="2017-06-06T09:56:00Z">
              <w:r w:rsidR="007E0BAF">
                <w:rPr>
                  <w:lang w:val="en-US" w:eastAsia="de-DE"/>
                </w:rPr>
                <w:t xml:space="preserve">This is likely to happen </w:t>
              </w:r>
            </w:ins>
            <w:ins w:id="912" w:author="rolf" w:date="2017-06-05T17:41:00Z">
              <w:del w:id="913" w:author="Hempel, Rolf" w:date="2017-06-06T09:56:00Z">
                <w:r w:rsidDel="007E0BAF">
                  <w:rPr>
                    <w:lang w:val="en-US" w:eastAsia="de-DE"/>
                  </w:rPr>
                  <w:delText>I</w:delText>
                </w:r>
              </w:del>
            </w:ins>
            <w:ins w:id="914" w:author="Hempel, Rolf" w:date="2017-06-06T09:56:00Z">
              <w:r w:rsidR="007E0BAF">
                <w:rPr>
                  <w:lang w:val="en-US" w:eastAsia="de-DE"/>
                </w:rPr>
                <w:t>i</w:t>
              </w:r>
            </w:ins>
            <w:ins w:id="915" w:author="rolf" w:date="2017-06-05T17:41:00Z">
              <w:r>
                <w:rPr>
                  <w:lang w:val="en-US" w:eastAsia="de-DE"/>
                </w:rPr>
                <w:t>f the detected pointing error is above a certain threshold</w:t>
              </w:r>
              <w:del w:id="916" w:author="Hempel, Rolf" w:date="2017-06-06T09:56:00Z">
                <w:r w:rsidDel="007E0BAF">
                  <w:rPr>
                    <w:lang w:val="en-US" w:eastAsia="de-DE"/>
                  </w:rPr>
                  <w:delText xml:space="preserve">, </w:delText>
                </w:r>
              </w:del>
            </w:ins>
            <w:ins w:id="917" w:author="rolf" w:date="2017-06-05T17:43:00Z">
              <w:del w:id="918" w:author="Hempel, Rolf" w:date="2017-06-06T09:56:00Z">
                <w:r w:rsidR="00AD3354" w:rsidDel="007E0BAF">
                  <w:rPr>
                    <w:lang w:val="en-US" w:eastAsia="de-DE"/>
                  </w:rPr>
                  <w:delText xml:space="preserve">this is likely to </w:delText>
                </w:r>
              </w:del>
              <w:del w:id="919" w:author="Hempel, Rolf" w:date="2017-06-06T09:55:00Z">
                <w:r w:rsidR="00AD3354" w:rsidDel="007E0BAF">
                  <w:rPr>
                    <w:lang w:val="en-US" w:eastAsia="de-DE"/>
                  </w:rPr>
                  <w:delText>be the case</w:delText>
                </w:r>
              </w:del>
              <w:r w:rsidR="00AD3354">
                <w:rPr>
                  <w:lang w:val="en-US" w:eastAsia="de-DE"/>
                </w:rPr>
                <w:t xml:space="preserve">. </w:t>
              </w:r>
            </w:ins>
            <w:ins w:id="920" w:author="rolf" w:date="2017-06-05T17:44:00Z">
              <w:r w:rsidR="00AD3354">
                <w:rPr>
                  <w:lang w:val="en-US" w:eastAsia="de-DE"/>
                </w:rPr>
                <w:t xml:space="preserve">If auto-alignment detects that the current </w:t>
              </w:r>
            </w:ins>
            <w:ins w:id="921" w:author="Hempel, Rolf" w:date="2017-06-06T09:56:00Z">
              <w:r w:rsidR="00073B4F">
                <w:rPr>
                  <w:lang w:val="en-US" w:eastAsia="de-DE"/>
                </w:rPr>
                <w:t xml:space="preserve">alignment </w:t>
              </w:r>
            </w:ins>
            <w:ins w:id="922" w:author="rolf" w:date="2017-06-05T17:44:00Z">
              <w:r w:rsidR="00AD3354">
                <w:rPr>
                  <w:lang w:val="en-US" w:eastAsia="de-DE"/>
                </w:rPr>
                <w:t xml:space="preserve">error is too large, all videos taken since the last successful auto-alignment are </w:t>
              </w:r>
              <w:r w:rsidR="00AD3354">
                <w:rPr>
                  <w:lang w:val="en-US" w:eastAsia="de-DE"/>
                </w:rPr>
                <w:lastRenderedPageBreak/>
                <w:t>repeated.</w:t>
              </w:r>
            </w:ins>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923" w:name="_Toc484449279"/>
      <w:r>
        <w:rPr>
          <w:lang w:val="en-US"/>
        </w:rPr>
        <w:lastRenderedPageBreak/>
        <w:t>Appendix</w:t>
      </w:r>
      <w:r w:rsidR="002B633A" w:rsidRPr="002B5809">
        <w:rPr>
          <w:lang w:val="en-US"/>
        </w:rPr>
        <w:t xml:space="preserve"> B: </w:t>
      </w:r>
      <w:r>
        <w:rPr>
          <w:lang w:val="en-US"/>
        </w:rPr>
        <w:t>Algorithms Used by the Program</w:t>
      </w:r>
      <w:bookmarkEnd w:id="923"/>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F16035"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F16035" w:rsidTr="003009E1">
        <w:tc>
          <w:tcPr>
            <w:tcW w:w="959" w:type="dxa"/>
          </w:tcPr>
          <w:p w:rsidR="00134F49" w:rsidRPr="002B5809" w:rsidRDefault="008D4877"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F16035"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r>
              <w:rPr>
                <w:lang w:val="en-US"/>
              </w:rPr>
              <w:t>to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F16035" w:rsidTr="003009E1">
        <w:tc>
          <w:tcPr>
            <w:tcW w:w="959" w:type="dxa"/>
          </w:tcPr>
          <w:p w:rsidR="00134F49" w:rsidRPr="002B5809" w:rsidRDefault="008D4877"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as measured at the Moon’s position in topocentric equatorial coordinates, counted from North counterclockwise.</w:t>
            </w:r>
          </w:p>
        </w:tc>
      </w:tr>
      <w:tr w:rsidR="00134F49" w:rsidRPr="00F16035" w:rsidTr="003009E1">
        <w:tc>
          <w:tcPr>
            <w:tcW w:w="959" w:type="dxa"/>
          </w:tcPr>
          <w:p w:rsidR="00134F49" w:rsidRPr="002B5809" w:rsidRDefault="008D4877"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12D2BE5A" wp14:editId="39DD2CE1">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0">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750F97B1" wp14:editId="723B46FA">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1">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8D4877"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8D4877"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8D4877"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8D4877"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8D4877"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8D4877"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8D4877"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r>
        <w:rPr>
          <w:lang w:val="en-US"/>
        </w:rPr>
        <w:t>w</w:t>
      </w:r>
      <w:r w:rsidR="009278BE">
        <w:rPr>
          <w:lang w:val="en-US"/>
        </w:rPr>
        <w:t>ith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F16035" w:rsidTr="001E5315">
        <w:tc>
          <w:tcPr>
            <w:tcW w:w="959" w:type="dxa"/>
          </w:tcPr>
          <w:p w:rsidR="00F53D85" w:rsidRPr="002B5809" w:rsidRDefault="008D4877"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r>
              <w:rPr>
                <w:lang w:val="en-US"/>
              </w:rPr>
              <w:t>Topocentric right ascension and declination of the Moon (true coordinates referring to the current epoch and equinoctium)</w:t>
            </w:r>
          </w:p>
        </w:tc>
      </w:tr>
      <w:tr w:rsidR="00F53D85" w:rsidRPr="00F16035" w:rsidTr="001E5315">
        <w:tc>
          <w:tcPr>
            <w:tcW w:w="959" w:type="dxa"/>
          </w:tcPr>
          <w:p w:rsidR="00F53D85" w:rsidRPr="002B5809" w:rsidRDefault="008D4877"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r>
              <w:rPr>
                <w:lang w:val="en-US"/>
              </w:rPr>
              <w:t>Topocentric right ascension and declination of the Sun (true coordinates referring to the current epoch and equinoctium)</w:t>
            </w:r>
          </w:p>
        </w:tc>
      </w:tr>
      <w:tr w:rsidR="00F53D85" w:rsidRPr="00F16035" w:rsidTr="001E5315">
        <w:tc>
          <w:tcPr>
            <w:tcW w:w="959" w:type="dxa"/>
          </w:tcPr>
          <w:p w:rsidR="00F53D85" w:rsidRPr="002B5809" w:rsidRDefault="008D4877"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r>
              <w:rPr>
                <w:lang w:val="en-US"/>
              </w:rPr>
              <w:t>Topocentric distance between Earth and Sun</w:t>
            </w:r>
          </w:p>
        </w:tc>
      </w:tr>
      <w:tr w:rsidR="00F53D85" w:rsidRPr="00F16035" w:rsidTr="001E5315">
        <w:tc>
          <w:tcPr>
            <w:tcW w:w="959" w:type="dxa"/>
          </w:tcPr>
          <w:p w:rsidR="00F53D85" w:rsidRPr="002B5809" w:rsidRDefault="008D4877"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r>
              <w:rPr>
                <w:lang w:val="en-US"/>
              </w:rPr>
              <w:t>Topocentric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 xml:space="preserve">are computed for the observing site by using the astronomy program package “PyEphem” </w:t>
      </w:r>
      <w:r w:rsidR="00456385" w:rsidRPr="002B5809">
        <w:rPr>
          <w:lang w:val="en-US"/>
        </w:rPr>
        <w:t>(</w:t>
      </w:r>
      <w:r w:rsidR="00EE2235">
        <w:fldChar w:fldCharType="begin"/>
      </w:r>
      <w:r w:rsidR="00EE2235" w:rsidRPr="00EE2235">
        <w:rPr>
          <w:lang w:val="en-US"/>
          <w:rPrChange w:id="924"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angle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declination </w:t>
      </w:r>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denotes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671ED164" wp14:editId="2453CAD0">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F16035"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F16035" w:rsidTr="008846EE">
        <w:tc>
          <w:tcPr>
            <w:tcW w:w="959" w:type="dxa"/>
          </w:tcPr>
          <w:p w:rsidR="008846EE" w:rsidRPr="002B5809" w:rsidRDefault="008D4877"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F16035" w:rsidTr="008846EE">
        <w:tc>
          <w:tcPr>
            <w:tcW w:w="959" w:type="dxa"/>
          </w:tcPr>
          <w:p w:rsidR="008846EE" w:rsidRPr="002B5809" w:rsidRDefault="008D4877"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3D984D1A" wp14:editId="16D2B97C">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declination </w:t>
      </w:r>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is the topocentric radius of the Moon (angle). It is provided by PyEphem as part of the Moon ephemeris.</w:t>
      </w:r>
    </w:p>
    <w:p w:rsidR="004D590C" w:rsidRPr="002B5809" w:rsidRDefault="008D4877"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MoonPanoramaMaker needs to know the coordinate differences in right ascension and declination between the landmark and the Moon center. The computation of these quantities depends on the </w:t>
      </w:r>
      <w:r w:rsidR="00C605E5">
        <w:rPr>
          <w:lang w:val="en-US"/>
        </w:rPr>
        <w:t>seleno</w:t>
      </w:r>
      <w:r w:rsidR="004C23DE">
        <w:rPr>
          <w:lang w:val="en-US"/>
        </w:rPr>
        <w:t xml:space="preserve">graphic coordinates of the landmark and the orientation of the Moon as seen from the observer. The Moon’s orientation is </w:t>
      </w:r>
      <w:r w:rsidR="00821AC8">
        <w:rPr>
          <w:lang w:val="en-US"/>
        </w:rPr>
        <w:t>quantified</w:t>
      </w:r>
      <w:r w:rsidR="004C23DE">
        <w:rPr>
          <w:lang w:val="en-US"/>
        </w:rPr>
        <w:t xml:space="preserve"> by its topocentric (observer-centered) libration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latitude</w:t>
      </w:r>
      <w:r w:rsidR="00821AC8">
        <w:rPr>
          <w:lang w:val="en-US"/>
        </w:rPr>
        <w:t xml:space="preserve"> </w:t>
      </w:r>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topocentric correction of libration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equinox of date are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8D4877"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8D4877"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8D4877"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8D4877"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8D4877"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8D4877"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8D4877"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8D4877"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8D4877"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r>
        <w:rPr>
          <w:lang w:val="en-US"/>
        </w:rPr>
        <w:t>w</w:t>
      </w:r>
      <w:r w:rsidR="005412C2">
        <w:rPr>
          <w:lang w:val="en-US"/>
        </w:rPr>
        <w:t>ith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F1603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F1603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F16035"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F16035" w:rsidTr="005412C2">
        <w:tc>
          <w:tcPr>
            <w:tcW w:w="959" w:type="dxa"/>
          </w:tcPr>
          <w:p w:rsidR="00EC15D0" w:rsidRPr="00EC15D0" w:rsidRDefault="008D4877"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F16035"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8D4877"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r>
              <w:rPr>
                <w:lang w:val="en-US"/>
              </w:rPr>
              <w:t>Topocentric longitude and latitude of the Moon (true coordinates referring to the current epoch and equinox)</w:t>
            </w:r>
            <w:r w:rsidR="006B6761">
              <w:rPr>
                <w:lang w:val="en-US"/>
              </w:rPr>
              <w:t>. These quantities are computed using the PyEphem software.</w:t>
            </w:r>
          </w:p>
        </w:tc>
      </w:tr>
      <w:tr w:rsidR="005412C2" w:rsidRPr="00F1603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F1603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F16035"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r>
              <w:rPr>
                <w:lang w:val="en-US"/>
              </w:rPr>
              <w:t>Topocentric libration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by </w:t>
      </w:r>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8D4877"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8D4877"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r>
        <w:rPr>
          <w:lang w:val="en-US"/>
        </w:rPr>
        <w:t>with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F16035" w:rsidTr="00DC2066">
        <w:tc>
          <w:tcPr>
            <w:tcW w:w="959" w:type="dxa"/>
          </w:tcPr>
          <w:p w:rsidR="00733DFB" w:rsidRPr="002B5809" w:rsidRDefault="008D4877"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r>
              <w:rPr>
                <w:lang w:val="en-US"/>
              </w:rPr>
              <w:t>Seleno</w:t>
            </w:r>
            <w:r w:rsidR="00733DFB">
              <w:rPr>
                <w:lang w:val="en-US"/>
              </w:rPr>
              <w:t>graphic longitude and latitude of the landmark on the Moon</w:t>
            </w:r>
          </w:p>
        </w:tc>
      </w:tr>
      <w:tr w:rsidR="00B82B87" w:rsidRPr="00F16035" w:rsidTr="00DC2066">
        <w:tc>
          <w:tcPr>
            <w:tcW w:w="959" w:type="dxa"/>
          </w:tcPr>
          <w:p w:rsidR="00B82B87" w:rsidRDefault="008D4877"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r>
              <w:rPr>
                <w:lang w:val="en-US"/>
              </w:rPr>
              <w:t>T</w:t>
            </w:r>
            <w:r w:rsidRPr="00986292">
              <w:rPr>
                <w:lang w:val="en-US"/>
              </w:rPr>
              <w:t>opocentric radius of the Moon (angle)</w:t>
            </w:r>
          </w:p>
        </w:tc>
      </w:tr>
      <w:tr w:rsidR="00733DFB" w:rsidRPr="00F16035"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topocentric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925" w:name="_Ref436211836"/>
      <w:bookmarkStart w:id="926" w:name="_Toc484449280"/>
      <w:r>
        <w:rPr>
          <w:lang w:val="en-US"/>
        </w:rPr>
        <w:lastRenderedPageBreak/>
        <w:t>Appendix C: Determination of the Focal Length of the System</w:t>
      </w:r>
      <w:bookmarkEnd w:id="925"/>
      <w:bookmarkEnd w:id="926"/>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craterlets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8D4877"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(x,y)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4"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5">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927" w:author="Hempel, Rolf" w:date="2017-06-06T09:57:00Z">
        <w:r w:rsidR="006267A8">
          <w:rPr>
            <w:lang w:val="en-US"/>
          </w:rPr>
          <w:t>Appendix</w:t>
        </w:r>
        <w:r w:rsidR="006267A8" w:rsidRPr="002B5809">
          <w:rPr>
            <w:lang w:val="en-US"/>
          </w:rPr>
          <w:t xml:space="preserve"> A: Parameter</w:t>
        </w:r>
        <w:r w:rsidR="006267A8">
          <w:rPr>
            <w:lang w:val="en-US"/>
          </w:rPr>
          <w:t>s</w:t>
        </w:r>
        <w:r w:rsidR="006267A8" w:rsidRPr="002B5809">
          <w:rPr>
            <w:lang w:val="en-US"/>
          </w:rPr>
          <w:t xml:space="preserve"> </w:t>
        </w:r>
        <w:r w:rsidR="006267A8">
          <w:rPr>
            <w:lang w:val="en-US"/>
          </w:rPr>
          <w:t>at the Configuration Dialog</w:t>
        </w:r>
      </w:ins>
      <w:ins w:id="928" w:author="rolf" w:date="2017-06-05T21:11:00Z">
        <w:del w:id="929" w:author="Hempel, Rolf" w:date="2017-06-06T09:57:00Z">
          <w:r w:rsidR="00CD61A6" w:rsidDel="006267A8">
            <w:rPr>
              <w:lang w:val="en-US"/>
            </w:rPr>
            <w:delText>Appendix</w:delText>
          </w:r>
          <w:r w:rsidR="00CD61A6" w:rsidRPr="002B5809" w:rsidDel="006267A8">
            <w:rPr>
              <w:lang w:val="en-US"/>
            </w:rPr>
            <w:delText xml:space="preserve"> A: Parameter</w:delText>
          </w:r>
          <w:r w:rsidR="00CD61A6" w:rsidDel="006267A8">
            <w:rPr>
              <w:lang w:val="en-US"/>
            </w:rPr>
            <w:delText>s</w:delText>
          </w:r>
          <w:r w:rsidR="00CD61A6" w:rsidRPr="002B5809" w:rsidDel="006267A8">
            <w:rPr>
              <w:lang w:val="en-US"/>
            </w:rPr>
            <w:delText xml:space="preserve"> </w:delText>
          </w:r>
          <w:r w:rsidR="00CD61A6" w:rsidDel="006267A8">
            <w:rPr>
              <w:lang w:val="en-US"/>
            </w:rPr>
            <w:delText>at the Configuration Dialog</w:delText>
          </w:r>
        </w:del>
      </w:ins>
      <w:del w:id="930" w:author="Hempel, Rolf" w:date="2017-06-06T09:57:00Z">
        <w:r w:rsidR="00AB1F05" w:rsidDel="006267A8">
          <w:rPr>
            <w:lang w:val="en-US"/>
          </w:rPr>
          <w:delText>Appendix</w:delText>
        </w:r>
        <w:r w:rsidR="00AB1F05" w:rsidRPr="002B5809" w:rsidDel="006267A8">
          <w:rPr>
            <w:lang w:val="en-US"/>
          </w:rPr>
          <w:delText xml:space="preserve"> A: Parameter</w:delText>
        </w:r>
        <w:r w:rsidR="00AB1F05" w:rsidDel="006267A8">
          <w:rPr>
            <w:lang w:val="en-US"/>
          </w:rPr>
          <w:delText>s</w:delText>
        </w:r>
        <w:r w:rsidR="00AB1F05" w:rsidRPr="002B5809" w:rsidDel="006267A8">
          <w:rPr>
            <w:lang w:val="en-US"/>
          </w:rPr>
          <w:delText xml:space="preserve"> </w:delText>
        </w:r>
        <w:r w:rsidR="00AB1F05" w:rsidDel="006267A8">
          <w:rPr>
            <w:lang w:val="en-US"/>
          </w:rPr>
          <w:delText>at the Configuration Dialog</w:delText>
        </w:r>
      </w:del>
      <w:r>
        <w:rPr>
          <w:lang w:val="en-US"/>
        </w:rPr>
        <w:fldChar w:fldCharType="end"/>
      </w:r>
      <w:r>
        <w:rPr>
          <w:lang w:val="en-US"/>
        </w:rPr>
        <w:t>)</w:t>
      </w:r>
    </w:p>
    <w:p w:rsidR="00CB128A" w:rsidRPr="002B5809" w:rsidRDefault="008D4877"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del w:id="931" w:author="rolf" w:date="2017-06-05T20:53:00Z">
        <w:r w:rsidR="00CB128A" w:rsidRPr="002B5809" w:rsidDel="00E36242">
          <w:rPr>
            <w:lang w:val="en-US"/>
          </w:rPr>
          <w:delText>„</w:delText>
        </w:r>
      </w:del>
      <w:ins w:id="932" w:author="rolf" w:date="2017-06-05T20:53:00Z">
        <w:r w:rsidR="00E36242">
          <w:rPr>
            <w:lang w:val="en-US"/>
          </w:rPr>
          <w:t>“</w:t>
        </w:r>
      </w:ins>
      <w:r w:rsidR="00CB128A" w:rsidRPr="002B5809">
        <w:rPr>
          <w:lang w:val="en-US"/>
        </w:rPr>
        <w:t>Pixel count horizontal</w:t>
      </w:r>
      <w:del w:id="933" w:author="rolf" w:date="2017-06-05T20:53:00Z">
        <w:r w:rsidR="00CB128A" w:rsidRPr="002B5809" w:rsidDel="00E36242">
          <w:rPr>
            <w:lang w:val="en-US"/>
          </w:rPr>
          <w:delText xml:space="preserve">“ </w:delText>
        </w:r>
      </w:del>
      <w:ins w:id="934" w:author="rolf" w:date="2017-06-05T20:53:00Z">
        <w:r w:rsidR="00E36242">
          <w:rPr>
            <w:lang w:val="en-US"/>
          </w:rPr>
          <w:t>”</w:t>
        </w:r>
        <w:r w:rsidR="00E36242" w:rsidRPr="002B5809">
          <w:rPr>
            <w:lang w:val="en-US"/>
          </w:rPr>
          <w:t xml:space="preserve"> </w:t>
        </w:r>
      </w:ins>
      <w:r w:rsidR="00A06E5C">
        <w:rPr>
          <w:lang w:val="en-US"/>
        </w:rPr>
        <w:t>and</w:t>
      </w:r>
    </w:p>
    <w:p w:rsidR="00CB128A" w:rsidRPr="002B5809" w:rsidRDefault="008D4877"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del w:id="935" w:author="rolf" w:date="2017-06-05T20:53:00Z">
        <w:r w:rsidR="00CB128A" w:rsidRPr="002B5809" w:rsidDel="00E36242">
          <w:rPr>
            <w:lang w:val="en-US"/>
          </w:rPr>
          <w:delText>„</w:delText>
        </w:r>
      </w:del>
      <w:ins w:id="936" w:author="rolf" w:date="2017-06-05T20:53:00Z">
        <w:r w:rsidR="00E36242">
          <w:rPr>
            <w:lang w:val="en-US"/>
          </w:rPr>
          <w:t>“</w:t>
        </w:r>
      </w:ins>
      <w:r w:rsidR="00CB128A" w:rsidRPr="002B5809">
        <w:rPr>
          <w:lang w:val="en-US"/>
        </w:rPr>
        <w:t>Pixel size</w:t>
      </w:r>
      <w:del w:id="937" w:author="rolf" w:date="2017-06-05T20:53:00Z">
        <w:r w:rsidR="00CB128A" w:rsidRPr="002B5809" w:rsidDel="00E36242">
          <w:rPr>
            <w:lang w:val="en-US"/>
          </w:rPr>
          <w:delText>“</w:delText>
        </w:r>
        <w:r w:rsidR="00293941" w:rsidDel="00E36242">
          <w:rPr>
            <w:lang w:val="en-US"/>
          </w:rPr>
          <w:delText xml:space="preserve"> </w:delText>
        </w:r>
      </w:del>
      <w:ins w:id="938" w:author="rolf" w:date="2017-06-05T20:53:00Z">
        <w:r w:rsidR="00E36242">
          <w:rPr>
            <w:lang w:val="en-US"/>
          </w:rPr>
          <w:t xml:space="preserve">” </w:t>
        </w:r>
      </w:ins>
      <w:r w:rsidR="00293941">
        <w:rPr>
          <w:lang w:val="en-US"/>
        </w:rPr>
        <w:t>(pitch)</w:t>
      </w:r>
    </w:p>
    <w:p w:rsidR="00A06E5C" w:rsidRDefault="00A06E5C" w:rsidP="00AC7830">
      <w:pPr>
        <w:tabs>
          <w:tab w:val="left" w:pos="567"/>
          <w:tab w:val="left" w:pos="1134"/>
          <w:tab w:val="right" w:pos="9072"/>
        </w:tabs>
        <w:rPr>
          <w:lang w:val="en-US"/>
        </w:rPr>
      </w:pPr>
      <w:r>
        <w:rPr>
          <w:lang w:val="en-US"/>
        </w:rPr>
        <w:t xml:space="preserve">the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8D4877"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del w:id="939" w:author="rolf" w:date="2017-06-05T20:54:00Z">
        <w:r w:rsidRPr="00973F49" w:rsidDel="00E36242">
          <w:rPr>
            <w:lang w:val="en-US"/>
          </w:rPr>
          <w:delText>„</w:delText>
        </w:r>
      </w:del>
      <w:ins w:id="940" w:author="rolf" w:date="2017-06-05T20:54:00Z">
        <w:r w:rsidR="00E36242">
          <w:rPr>
            <w:lang w:val="en-US"/>
          </w:rPr>
          <w:t>“</w:t>
        </w:r>
      </w:ins>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941" w:author="Hempel, Rolf" w:date="2017-06-06T09:57:00Z">
        <w:r w:rsidR="006267A8">
          <w:rPr>
            <w:lang w:val="en-US"/>
          </w:rPr>
          <w:t>Appendix</w:t>
        </w:r>
        <w:r w:rsidR="006267A8" w:rsidRPr="002B5809">
          <w:rPr>
            <w:lang w:val="en-US"/>
          </w:rPr>
          <w:t xml:space="preserve"> A: Parameter</w:t>
        </w:r>
        <w:r w:rsidR="006267A8">
          <w:rPr>
            <w:lang w:val="en-US"/>
          </w:rPr>
          <w:t>s</w:t>
        </w:r>
        <w:r w:rsidR="006267A8" w:rsidRPr="002B5809">
          <w:rPr>
            <w:lang w:val="en-US"/>
          </w:rPr>
          <w:t xml:space="preserve"> </w:t>
        </w:r>
        <w:r w:rsidR="006267A8">
          <w:rPr>
            <w:lang w:val="en-US"/>
          </w:rPr>
          <w:t>at the Configuration Dialog</w:t>
        </w:r>
      </w:ins>
      <w:ins w:id="942" w:author="rolf" w:date="2017-06-05T21:11:00Z">
        <w:del w:id="943" w:author="Hempel, Rolf" w:date="2017-06-06T09:57:00Z">
          <w:r w:rsidR="00CD61A6" w:rsidDel="006267A8">
            <w:rPr>
              <w:lang w:val="en-US"/>
            </w:rPr>
            <w:delText>Appendix</w:delText>
          </w:r>
          <w:r w:rsidR="00CD61A6" w:rsidRPr="002B5809" w:rsidDel="006267A8">
            <w:rPr>
              <w:lang w:val="en-US"/>
            </w:rPr>
            <w:delText xml:space="preserve"> A: Parameter</w:delText>
          </w:r>
          <w:r w:rsidR="00CD61A6" w:rsidDel="006267A8">
            <w:rPr>
              <w:lang w:val="en-US"/>
            </w:rPr>
            <w:delText>s</w:delText>
          </w:r>
          <w:r w:rsidR="00CD61A6" w:rsidRPr="002B5809" w:rsidDel="006267A8">
            <w:rPr>
              <w:lang w:val="en-US"/>
            </w:rPr>
            <w:delText xml:space="preserve"> </w:delText>
          </w:r>
          <w:r w:rsidR="00CD61A6" w:rsidDel="006267A8">
            <w:rPr>
              <w:lang w:val="en-US"/>
            </w:rPr>
            <w:delText>at the Configuration Dialog</w:delText>
          </w:r>
        </w:del>
      </w:ins>
      <w:del w:id="944" w:author="Hempel, Rolf" w:date="2017-06-06T09:57:00Z">
        <w:r w:rsidR="00AB1F05" w:rsidDel="006267A8">
          <w:rPr>
            <w:lang w:val="en-US"/>
          </w:rPr>
          <w:delText>Appendix</w:delText>
        </w:r>
        <w:r w:rsidR="00AB1F05" w:rsidRPr="002B5809" w:rsidDel="006267A8">
          <w:rPr>
            <w:lang w:val="en-US"/>
          </w:rPr>
          <w:delText xml:space="preserve"> A: Parameter</w:delText>
        </w:r>
        <w:r w:rsidR="00AB1F05" w:rsidDel="006267A8">
          <w:rPr>
            <w:lang w:val="en-US"/>
          </w:rPr>
          <w:delText>s</w:delText>
        </w:r>
        <w:r w:rsidR="00AB1F05" w:rsidRPr="002B5809" w:rsidDel="006267A8">
          <w:rPr>
            <w:lang w:val="en-US"/>
          </w:rPr>
          <w:delText xml:space="preserve"> </w:delText>
        </w:r>
        <w:r w:rsidR="00AB1F05" w:rsidDel="006267A8">
          <w:rPr>
            <w:lang w:val="en-US"/>
          </w:rPr>
          <w:delText>at the Configuration Dialog</w:delText>
        </w:r>
      </w:del>
      <w:r w:rsidRPr="00973F49">
        <w:rPr>
          <w:lang w:val="en-US"/>
        </w:rPr>
        <w:fldChar w:fldCharType="end"/>
      </w:r>
      <w:del w:id="945" w:author="rolf" w:date="2017-06-05T20:54:00Z">
        <w:r w:rsidRPr="00973F49" w:rsidDel="00E36242">
          <w:rPr>
            <w:lang w:val="en-US"/>
          </w:rPr>
          <w:delText xml:space="preserve">“, </w:delText>
        </w:r>
      </w:del>
      <w:ins w:id="946" w:author="rolf" w:date="2017-06-05T20:54:00Z">
        <w:r w:rsidR="00E36242">
          <w:rPr>
            <w:lang w:val="en-US"/>
          </w:rPr>
          <w:t>”</w:t>
        </w:r>
        <w:r w:rsidR="00E36242" w:rsidRPr="00973F49">
          <w:rPr>
            <w:lang w:val="en-US"/>
          </w:rPr>
          <w:t xml:space="preserve">, </w:t>
        </w:r>
      </w:ins>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Schmidt-Cassegrain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8D4877"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Fortunately, for the purpose of MoonPanoramaMaker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for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lastRenderedPageBreak/>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denoted </w:t>
      </w:r>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8D4877"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38AF" w:rsidRDefault="008A38AF" w:rsidP="00543598">
      <w:pPr>
        <w:spacing w:after="0" w:line="240" w:lineRule="auto"/>
      </w:pPr>
      <w:r>
        <w:separator/>
      </w:r>
    </w:p>
  </w:endnote>
  <w:endnote w:type="continuationSeparator" w:id="0">
    <w:p w:rsidR="008A38AF" w:rsidRDefault="008A38AF"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panose1 w:val="020B0303030504020204"/>
    <w:charset w:val="00"/>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EndPr/>
    <w:sdtContent>
      <w:p w:rsidR="003A3CCB" w:rsidRDefault="003A3CCB" w:rsidP="00543598">
        <w:pPr>
          <w:pStyle w:val="Fuzeile"/>
          <w:jc w:val="center"/>
        </w:pPr>
        <w:r>
          <w:fldChar w:fldCharType="begin"/>
        </w:r>
        <w:r>
          <w:instrText>PAGE   \* MERGEFORMAT</w:instrText>
        </w:r>
        <w:r>
          <w:fldChar w:fldCharType="separate"/>
        </w:r>
        <w:r w:rsidR="008D4877">
          <w:rPr>
            <w:noProof/>
          </w:rPr>
          <w:t>2</w:t>
        </w:r>
        <w:r>
          <w:fldChar w:fldCharType="end"/>
        </w:r>
      </w:p>
    </w:sdtContent>
  </w:sdt>
  <w:p w:rsidR="003A3CCB" w:rsidRDefault="003A3CC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38AF" w:rsidRDefault="008A38AF" w:rsidP="00543598">
      <w:pPr>
        <w:spacing w:after="0" w:line="240" w:lineRule="auto"/>
      </w:pPr>
      <w:r>
        <w:separator/>
      </w:r>
    </w:p>
  </w:footnote>
  <w:footnote w:type="continuationSeparator" w:id="0">
    <w:p w:rsidR="008A38AF" w:rsidRDefault="008A38AF"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8">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1">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3">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9">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4">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7"/>
  </w:num>
  <w:num w:numId="2">
    <w:abstractNumId w:val="4"/>
  </w:num>
  <w:num w:numId="3">
    <w:abstractNumId w:val="34"/>
  </w:num>
  <w:num w:numId="4">
    <w:abstractNumId w:val="21"/>
  </w:num>
  <w:num w:numId="5">
    <w:abstractNumId w:val="28"/>
  </w:num>
  <w:num w:numId="6">
    <w:abstractNumId w:val="20"/>
  </w:num>
  <w:num w:numId="7">
    <w:abstractNumId w:val="12"/>
  </w:num>
  <w:num w:numId="8">
    <w:abstractNumId w:val="32"/>
  </w:num>
  <w:num w:numId="9">
    <w:abstractNumId w:val="29"/>
  </w:num>
  <w:num w:numId="10">
    <w:abstractNumId w:val="35"/>
  </w:num>
  <w:num w:numId="11">
    <w:abstractNumId w:val="31"/>
  </w:num>
  <w:num w:numId="12">
    <w:abstractNumId w:val="37"/>
  </w:num>
  <w:num w:numId="13">
    <w:abstractNumId w:val="17"/>
  </w:num>
  <w:num w:numId="14">
    <w:abstractNumId w:val="33"/>
  </w:num>
  <w:num w:numId="15">
    <w:abstractNumId w:val="30"/>
  </w:num>
  <w:num w:numId="16">
    <w:abstractNumId w:val="26"/>
  </w:num>
  <w:num w:numId="17">
    <w:abstractNumId w:val="14"/>
  </w:num>
  <w:num w:numId="18">
    <w:abstractNumId w:val="18"/>
  </w:num>
  <w:num w:numId="19">
    <w:abstractNumId w:val="3"/>
  </w:num>
  <w:num w:numId="20">
    <w:abstractNumId w:val="2"/>
  </w:num>
  <w:num w:numId="21">
    <w:abstractNumId w:val="27"/>
  </w:num>
  <w:num w:numId="22">
    <w:abstractNumId w:val="27"/>
  </w:num>
  <w:num w:numId="23">
    <w:abstractNumId w:val="11"/>
  </w:num>
  <w:num w:numId="24">
    <w:abstractNumId w:val="13"/>
  </w:num>
  <w:num w:numId="25">
    <w:abstractNumId w:val="6"/>
  </w:num>
  <w:num w:numId="26">
    <w:abstractNumId w:val="24"/>
  </w:num>
  <w:num w:numId="27">
    <w:abstractNumId w:val="2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7"/>
  </w:num>
  <w:num w:numId="29">
    <w:abstractNumId w:val="0"/>
  </w:num>
  <w:num w:numId="30">
    <w:abstractNumId w:val="5"/>
  </w:num>
  <w:num w:numId="31">
    <w:abstractNumId w:val="16"/>
  </w:num>
  <w:num w:numId="32">
    <w:abstractNumId w:val="1"/>
  </w:num>
  <w:num w:numId="33">
    <w:abstractNumId w:val="27"/>
  </w:num>
  <w:num w:numId="34">
    <w:abstractNumId w:val="25"/>
  </w:num>
  <w:num w:numId="35">
    <w:abstractNumId w:val="7"/>
  </w:num>
  <w:num w:numId="36">
    <w:abstractNumId w:val="36"/>
  </w:num>
  <w:num w:numId="37">
    <w:abstractNumId w:val="23"/>
  </w:num>
  <w:num w:numId="38">
    <w:abstractNumId w:val="10"/>
  </w:num>
  <w:num w:numId="39">
    <w:abstractNumId w:val="9"/>
  </w:num>
  <w:num w:numId="40">
    <w:abstractNumId w:val="22"/>
  </w:num>
  <w:num w:numId="41">
    <w:abstractNumId w:val="19"/>
  </w:num>
  <w:num w:numId="42">
    <w:abstractNumId w:val="8"/>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revisionView w:markup="0"/>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62C1"/>
    <w:rsid w:val="00006EA2"/>
    <w:rsid w:val="00022EFA"/>
    <w:rsid w:val="000262B4"/>
    <w:rsid w:val="00037488"/>
    <w:rsid w:val="00041721"/>
    <w:rsid w:val="00041958"/>
    <w:rsid w:val="0004380A"/>
    <w:rsid w:val="00045CCA"/>
    <w:rsid w:val="00045FF1"/>
    <w:rsid w:val="000520C2"/>
    <w:rsid w:val="000521D7"/>
    <w:rsid w:val="00053E6B"/>
    <w:rsid w:val="00061C77"/>
    <w:rsid w:val="00063A51"/>
    <w:rsid w:val="00064610"/>
    <w:rsid w:val="000652DE"/>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21B08"/>
    <w:rsid w:val="0012624F"/>
    <w:rsid w:val="00130041"/>
    <w:rsid w:val="00130FCB"/>
    <w:rsid w:val="00133F61"/>
    <w:rsid w:val="00134F49"/>
    <w:rsid w:val="00143EE6"/>
    <w:rsid w:val="001462E6"/>
    <w:rsid w:val="00152621"/>
    <w:rsid w:val="001621F1"/>
    <w:rsid w:val="001661A6"/>
    <w:rsid w:val="00170BDF"/>
    <w:rsid w:val="00173EB7"/>
    <w:rsid w:val="00174B04"/>
    <w:rsid w:val="001776DF"/>
    <w:rsid w:val="001816CF"/>
    <w:rsid w:val="00185D24"/>
    <w:rsid w:val="00192238"/>
    <w:rsid w:val="0019260C"/>
    <w:rsid w:val="001940B8"/>
    <w:rsid w:val="00195D85"/>
    <w:rsid w:val="001A3605"/>
    <w:rsid w:val="001B3B80"/>
    <w:rsid w:val="001B44B8"/>
    <w:rsid w:val="001C19A7"/>
    <w:rsid w:val="001D5BD6"/>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2DD3"/>
    <w:rsid w:val="00253E5A"/>
    <w:rsid w:val="00255AFB"/>
    <w:rsid w:val="00260085"/>
    <w:rsid w:val="0026639E"/>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46F1"/>
    <w:rsid w:val="002D5145"/>
    <w:rsid w:val="002E123D"/>
    <w:rsid w:val="002E40AE"/>
    <w:rsid w:val="002F0E10"/>
    <w:rsid w:val="002F2749"/>
    <w:rsid w:val="002F5F58"/>
    <w:rsid w:val="002F7F9F"/>
    <w:rsid w:val="0030015A"/>
    <w:rsid w:val="003009E1"/>
    <w:rsid w:val="00310A3A"/>
    <w:rsid w:val="00311A59"/>
    <w:rsid w:val="003214BE"/>
    <w:rsid w:val="003242DB"/>
    <w:rsid w:val="00325C00"/>
    <w:rsid w:val="003334B7"/>
    <w:rsid w:val="0034092E"/>
    <w:rsid w:val="003463D1"/>
    <w:rsid w:val="00350BD3"/>
    <w:rsid w:val="0035229C"/>
    <w:rsid w:val="00356B09"/>
    <w:rsid w:val="0036141F"/>
    <w:rsid w:val="0036200A"/>
    <w:rsid w:val="0036265A"/>
    <w:rsid w:val="00363AB0"/>
    <w:rsid w:val="00372E7A"/>
    <w:rsid w:val="00377C9B"/>
    <w:rsid w:val="0038572D"/>
    <w:rsid w:val="003879FD"/>
    <w:rsid w:val="0039736B"/>
    <w:rsid w:val="00397C41"/>
    <w:rsid w:val="003A08A7"/>
    <w:rsid w:val="003A130B"/>
    <w:rsid w:val="003A3C51"/>
    <w:rsid w:val="003A3CCB"/>
    <w:rsid w:val="003A4583"/>
    <w:rsid w:val="003A5E4E"/>
    <w:rsid w:val="003A7E99"/>
    <w:rsid w:val="003B22AF"/>
    <w:rsid w:val="003B5F2F"/>
    <w:rsid w:val="003B6BD0"/>
    <w:rsid w:val="003C018E"/>
    <w:rsid w:val="003C1324"/>
    <w:rsid w:val="003C56D3"/>
    <w:rsid w:val="003C68AF"/>
    <w:rsid w:val="003C6EC7"/>
    <w:rsid w:val="003D0214"/>
    <w:rsid w:val="003D40E9"/>
    <w:rsid w:val="003D4FC8"/>
    <w:rsid w:val="003D7C3E"/>
    <w:rsid w:val="003E4CD3"/>
    <w:rsid w:val="003F12ED"/>
    <w:rsid w:val="003F3C2E"/>
    <w:rsid w:val="003F49C5"/>
    <w:rsid w:val="004038A0"/>
    <w:rsid w:val="00405B3E"/>
    <w:rsid w:val="00407260"/>
    <w:rsid w:val="00411767"/>
    <w:rsid w:val="00421B74"/>
    <w:rsid w:val="00421F81"/>
    <w:rsid w:val="004402A5"/>
    <w:rsid w:val="00450BEC"/>
    <w:rsid w:val="00456385"/>
    <w:rsid w:val="0046160B"/>
    <w:rsid w:val="004617C5"/>
    <w:rsid w:val="00463AE5"/>
    <w:rsid w:val="004662A4"/>
    <w:rsid w:val="004737C1"/>
    <w:rsid w:val="00480E23"/>
    <w:rsid w:val="00482778"/>
    <w:rsid w:val="00492781"/>
    <w:rsid w:val="00493271"/>
    <w:rsid w:val="00493D65"/>
    <w:rsid w:val="004A19A1"/>
    <w:rsid w:val="004B1F10"/>
    <w:rsid w:val="004B37EF"/>
    <w:rsid w:val="004B40CF"/>
    <w:rsid w:val="004C23DE"/>
    <w:rsid w:val="004D0C11"/>
    <w:rsid w:val="004D590C"/>
    <w:rsid w:val="004D6CEA"/>
    <w:rsid w:val="004D7A4F"/>
    <w:rsid w:val="004E3163"/>
    <w:rsid w:val="004E5BCA"/>
    <w:rsid w:val="004E740A"/>
    <w:rsid w:val="004F0CED"/>
    <w:rsid w:val="004F5C31"/>
    <w:rsid w:val="004F6704"/>
    <w:rsid w:val="0050205E"/>
    <w:rsid w:val="00506934"/>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2BF7"/>
    <w:rsid w:val="00552C73"/>
    <w:rsid w:val="005600E8"/>
    <w:rsid w:val="00561F3E"/>
    <w:rsid w:val="0056243C"/>
    <w:rsid w:val="00571753"/>
    <w:rsid w:val="00573D20"/>
    <w:rsid w:val="005755F7"/>
    <w:rsid w:val="005766C8"/>
    <w:rsid w:val="00586687"/>
    <w:rsid w:val="005A0FCC"/>
    <w:rsid w:val="005A11A2"/>
    <w:rsid w:val="005A1F74"/>
    <w:rsid w:val="005B35EF"/>
    <w:rsid w:val="005B44AC"/>
    <w:rsid w:val="005B7F84"/>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67A8"/>
    <w:rsid w:val="00627D38"/>
    <w:rsid w:val="00630728"/>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D24EC"/>
    <w:rsid w:val="006D72CC"/>
    <w:rsid w:val="006D7886"/>
    <w:rsid w:val="006E0C3C"/>
    <w:rsid w:val="006E7674"/>
    <w:rsid w:val="007031FE"/>
    <w:rsid w:val="00703499"/>
    <w:rsid w:val="007148DA"/>
    <w:rsid w:val="00716DF4"/>
    <w:rsid w:val="0071732F"/>
    <w:rsid w:val="00721F90"/>
    <w:rsid w:val="00725B7F"/>
    <w:rsid w:val="007269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B13B8"/>
    <w:rsid w:val="007B327C"/>
    <w:rsid w:val="007B7ADA"/>
    <w:rsid w:val="007C2661"/>
    <w:rsid w:val="007C5288"/>
    <w:rsid w:val="007C762E"/>
    <w:rsid w:val="007D1C1E"/>
    <w:rsid w:val="007D34F5"/>
    <w:rsid w:val="007E0BAF"/>
    <w:rsid w:val="007E2147"/>
    <w:rsid w:val="007E4424"/>
    <w:rsid w:val="007F1032"/>
    <w:rsid w:val="007F2C1C"/>
    <w:rsid w:val="007F6E85"/>
    <w:rsid w:val="007F727E"/>
    <w:rsid w:val="007F792C"/>
    <w:rsid w:val="007F7A73"/>
    <w:rsid w:val="008032EE"/>
    <w:rsid w:val="00804A5F"/>
    <w:rsid w:val="00805646"/>
    <w:rsid w:val="00821AC8"/>
    <w:rsid w:val="0082354F"/>
    <w:rsid w:val="00823C5A"/>
    <w:rsid w:val="00823E6B"/>
    <w:rsid w:val="00831FA1"/>
    <w:rsid w:val="00831FA9"/>
    <w:rsid w:val="008320F0"/>
    <w:rsid w:val="0084162F"/>
    <w:rsid w:val="00852BFF"/>
    <w:rsid w:val="00863E0F"/>
    <w:rsid w:val="008654C5"/>
    <w:rsid w:val="00870189"/>
    <w:rsid w:val="00872732"/>
    <w:rsid w:val="00872962"/>
    <w:rsid w:val="008746BF"/>
    <w:rsid w:val="00876ED3"/>
    <w:rsid w:val="0087725B"/>
    <w:rsid w:val="00882D8E"/>
    <w:rsid w:val="008846EE"/>
    <w:rsid w:val="00884C22"/>
    <w:rsid w:val="00891D2E"/>
    <w:rsid w:val="008A3685"/>
    <w:rsid w:val="008A38AF"/>
    <w:rsid w:val="008C157F"/>
    <w:rsid w:val="008C5A95"/>
    <w:rsid w:val="008D02E9"/>
    <w:rsid w:val="008D43EA"/>
    <w:rsid w:val="008D4877"/>
    <w:rsid w:val="008E4290"/>
    <w:rsid w:val="008F1D13"/>
    <w:rsid w:val="008F2156"/>
    <w:rsid w:val="00900AAD"/>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F023D"/>
    <w:rsid w:val="009F77B6"/>
    <w:rsid w:val="00A02D5D"/>
    <w:rsid w:val="00A03185"/>
    <w:rsid w:val="00A05621"/>
    <w:rsid w:val="00A06E5C"/>
    <w:rsid w:val="00A12320"/>
    <w:rsid w:val="00A137BE"/>
    <w:rsid w:val="00A16D8B"/>
    <w:rsid w:val="00A21717"/>
    <w:rsid w:val="00A21784"/>
    <w:rsid w:val="00A264B8"/>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3354"/>
    <w:rsid w:val="00AD6723"/>
    <w:rsid w:val="00AD73E0"/>
    <w:rsid w:val="00AE3DAA"/>
    <w:rsid w:val="00AE5EBB"/>
    <w:rsid w:val="00AF0AFE"/>
    <w:rsid w:val="00AF3C8C"/>
    <w:rsid w:val="00AF7110"/>
    <w:rsid w:val="00B03FCE"/>
    <w:rsid w:val="00B12786"/>
    <w:rsid w:val="00B21097"/>
    <w:rsid w:val="00B261F7"/>
    <w:rsid w:val="00B27BB6"/>
    <w:rsid w:val="00B37D3E"/>
    <w:rsid w:val="00B43E84"/>
    <w:rsid w:val="00B442F8"/>
    <w:rsid w:val="00B46B0E"/>
    <w:rsid w:val="00B477D6"/>
    <w:rsid w:val="00B5508E"/>
    <w:rsid w:val="00B60C0F"/>
    <w:rsid w:val="00B617BC"/>
    <w:rsid w:val="00B67BA7"/>
    <w:rsid w:val="00B7026A"/>
    <w:rsid w:val="00B71574"/>
    <w:rsid w:val="00B72E32"/>
    <w:rsid w:val="00B75D56"/>
    <w:rsid w:val="00B82B87"/>
    <w:rsid w:val="00B83C20"/>
    <w:rsid w:val="00B83F31"/>
    <w:rsid w:val="00B84479"/>
    <w:rsid w:val="00BB5664"/>
    <w:rsid w:val="00BC0C37"/>
    <w:rsid w:val="00BC408E"/>
    <w:rsid w:val="00BD0EB0"/>
    <w:rsid w:val="00BD0F44"/>
    <w:rsid w:val="00BD2481"/>
    <w:rsid w:val="00BD5385"/>
    <w:rsid w:val="00BF0312"/>
    <w:rsid w:val="00BF3941"/>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31F1"/>
    <w:rsid w:val="00CD61A6"/>
    <w:rsid w:val="00CD72D8"/>
    <w:rsid w:val="00CD7B22"/>
    <w:rsid w:val="00CE5503"/>
    <w:rsid w:val="00CF0E71"/>
    <w:rsid w:val="00CF30D5"/>
    <w:rsid w:val="00CF5E6D"/>
    <w:rsid w:val="00D02261"/>
    <w:rsid w:val="00D02D8B"/>
    <w:rsid w:val="00D167FB"/>
    <w:rsid w:val="00D27189"/>
    <w:rsid w:val="00D328DF"/>
    <w:rsid w:val="00D339A0"/>
    <w:rsid w:val="00D34344"/>
    <w:rsid w:val="00D44E75"/>
    <w:rsid w:val="00D4603D"/>
    <w:rsid w:val="00D47398"/>
    <w:rsid w:val="00D525F4"/>
    <w:rsid w:val="00D53462"/>
    <w:rsid w:val="00D547DB"/>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06277FB4-698B-492E-BEAE-38C637EE5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8730</Words>
  <Characters>55004</Characters>
  <Application>Microsoft Office Word</Application>
  <DocSecurity>0</DocSecurity>
  <Lines>458</Lines>
  <Paragraphs>127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63607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Hempel, Rolf</cp:lastModifiedBy>
  <cp:revision>20</cp:revision>
  <cp:lastPrinted>2017-06-06T07:57:00Z</cp:lastPrinted>
  <dcterms:created xsi:type="dcterms:W3CDTF">2016-04-29T15:50:00Z</dcterms:created>
  <dcterms:modified xsi:type="dcterms:W3CDTF">2017-06-06T07:59:00Z</dcterms:modified>
</cp:coreProperties>
</file>