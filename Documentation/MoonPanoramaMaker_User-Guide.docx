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1" w:name="_Toc434580429"/>
      <w:bookmarkStart w:id="12" w:name="_Toc435096409"/>
    </w:p>
    <w:p w:rsidR="00F52DD6" w:rsidRPr="002B5809" w:rsidRDefault="00ED585E" w:rsidP="00F52DD6">
      <w:pPr>
        <w:pStyle w:val="berschrift2"/>
        <w:numPr>
          <w:ilvl w:val="0"/>
          <w:numId w:val="0"/>
        </w:numPr>
        <w:jc w:val="center"/>
        <w:rPr>
          <w:lang w:val="en-US"/>
        </w:rPr>
      </w:pPr>
      <w:bookmarkStart w:id="13" w:name="_Toc435434063"/>
      <w:bookmarkStart w:id="14" w:name="_Toc436056843"/>
      <w:bookmarkStart w:id="15" w:name="_Toc436147907"/>
      <w:bookmarkStart w:id="16" w:name="_Toc436147968"/>
      <w:bookmarkStart w:id="17" w:name="_Toc436211752"/>
      <w:bookmarkStart w:id="18" w:name="_Toc447723048"/>
      <w:bookmarkStart w:id="19" w:name="_Toc447795240"/>
      <w:bookmarkStart w:id="20" w:name="_Toc484449256"/>
      <w:bookmarkStart w:id="21" w:name="_Toc50207237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2" w:author="rolf" w:date="2016-05-01T08:37:00Z">
        <w:r w:rsidR="007F792C" w:rsidDel="00EE2235">
          <w:rPr>
            <w:lang w:val="en-US"/>
          </w:rPr>
          <w:delText>1</w:delText>
        </w:r>
      </w:del>
      <w:ins w:id="23" w:author="rolf" w:date="2017-12-26T16:26:00Z">
        <w:r w:rsidR="00DD1CE5">
          <w:rPr>
            <w:lang w:val="en-US"/>
          </w:rPr>
          <w:t>6</w:t>
        </w:r>
      </w:ins>
      <w:r w:rsidR="009734D5" w:rsidRPr="002B5809">
        <w:rPr>
          <w:lang w:val="en-US"/>
        </w:rPr>
        <w:t xml:space="preserve">, </w:t>
      </w:r>
      <w:del w:id="24"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5" w:author="rolf" w:date="2017-06-05T15:27:00Z">
        <w:del w:id="26" w:author="Hempel, Rolf" w:date="2017-10-17T15:26:00Z">
          <w:r w:rsidR="00D547DB" w:rsidDel="0000499E">
            <w:rPr>
              <w:lang w:val="en-US"/>
            </w:rPr>
            <w:delText>Ju</w:delText>
          </w:r>
        </w:del>
      </w:ins>
      <w:ins w:id="27" w:author="rolf" w:date="2017-07-23T16:57:00Z">
        <w:del w:id="28" w:author="Hempel, Rolf" w:date="2017-10-17T15:26:00Z">
          <w:r w:rsidR="00B87420" w:rsidDel="0000499E">
            <w:rPr>
              <w:lang w:val="en-US"/>
            </w:rPr>
            <w:delText>ly</w:delText>
          </w:r>
        </w:del>
      </w:ins>
      <w:ins w:id="29" w:author="rolf" w:date="2017-06-05T15:27:00Z">
        <w:del w:id="30" w:author="Hempel, Rolf" w:date="2017-10-17T15:26:00Z">
          <w:r w:rsidR="00D547DB" w:rsidDel="0000499E">
            <w:rPr>
              <w:lang w:val="en-US"/>
            </w:rPr>
            <w:delText xml:space="preserve"> </w:delText>
          </w:r>
        </w:del>
      </w:ins>
      <w:ins w:id="31" w:author="rolf" w:date="2017-07-23T16:57:00Z">
        <w:del w:id="32" w:author="Hempel, Rolf" w:date="2017-10-17T15:26:00Z">
          <w:r w:rsidR="00B87420" w:rsidDel="0000499E">
            <w:rPr>
              <w:lang w:val="en-US"/>
            </w:rPr>
            <w:delText>23</w:delText>
          </w:r>
        </w:del>
      </w:ins>
      <w:ins w:id="33" w:author="Hempel, Rolf" w:date="2017-10-17T15:26:00Z">
        <w:del w:id="34" w:author="rolf" w:date="2017-12-26T16:26:00Z">
          <w:r w:rsidR="0000499E" w:rsidDel="00DD1CE5">
            <w:rPr>
              <w:lang w:val="en-US"/>
            </w:rPr>
            <w:delText xml:space="preserve">October </w:delText>
          </w:r>
        </w:del>
        <w:del w:id="35" w:author="rolf" w:date="2017-10-30T17:36:00Z">
          <w:r w:rsidR="0000499E" w:rsidDel="0005439E">
            <w:rPr>
              <w:lang w:val="en-US"/>
            </w:rPr>
            <w:delText>2</w:delText>
          </w:r>
        </w:del>
        <w:del w:id="36" w:author="rolf" w:date="2017-12-26T16:26:00Z">
          <w:r w:rsidR="0000499E" w:rsidDel="00DD1CE5">
            <w:rPr>
              <w:lang w:val="en-US"/>
            </w:rPr>
            <w:delText>1</w:delText>
          </w:r>
        </w:del>
      </w:ins>
      <w:ins w:id="37" w:author="rolf" w:date="2017-12-26T16:26:00Z">
        <w:r w:rsidR="00DD1CE5">
          <w:rPr>
            <w:lang w:val="en-US"/>
          </w:rPr>
          <w:t>December 26</w:t>
        </w:r>
      </w:ins>
      <w:ins w:id="38" w:author="rolf" w:date="2017-06-05T15:27:00Z">
        <w:r w:rsidR="00D547DB">
          <w:rPr>
            <w:lang w:val="en-US"/>
          </w:rPr>
          <w:t>, 2017</w:t>
        </w:r>
      </w:ins>
      <w:del w:id="39" w:author="rolf" w:date="2017-06-05T15:27:00Z">
        <w:r w:rsidR="00927F70" w:rsidDel="00D547DB">
          <w:rPr>
            <w:lang w:val="en-US"/>
          </w:rPr>
          <w:delText>, 2016</w:delText>
        </w:r>
      </w:del>
      <w:r w:rsidR="00F52DD6" w:rsidRPr="002B5809">
        <w:rPr>
          <w:lang w:val="en-US"/>
        </w:rPr>
        <w:t>)</w:t>
      </w:r>
      <w:bookmarkEnd w:id="11"/>
      <w:bookmarkEnd w:id="12"/>
      <w:bookmarkEnd w:id="13"/>
      <w:bookmarkEnd w:id="14"/>
      <w:bookmarkEnd w:id="15"/>
      <w:bookmarkEnd w:id="16"/>
      <w:bookmarkEnd w:id="17"/>
      <w:bookmarkEnd w:id="18"/>
      <w:bookmarkEnd w:id="19"/>
      <w:bookmarkEnd w:id="20"/>
      <w:bookmarkEnd w:id="2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40" w:author="rolf" w:date="2017-06-05T18:05:00Z"/>
          <w:i/>
          <w:lang w:val="en-US"/>
        </w:rPr>
      </w:pPr>
      <w:r w:rsidRPr="002B5809">
        <w:rPr>
          <w:i/>
          <w:lang w:val="en-US"/>
        </w:rPr>
        <w:lastRenderedPageBreak/>
        <w:t>Table of C</w:t>
      </w:r>
      <w:r w:rsidR="00ED585E" w:rsidRPr="002B5809">
        <w:rPr>
          <w:i/>
          <w:lang w:val="en-US"/>
        </w:rPr>
        <w:t>ontents</w:t>
      </w:r>
    </w:p>
    <w:p w:rsidR="00573F7D" w:rsidRDefault="003009E1" w:rsidP="00573F7D">
      <w:pPr>
        <w:pStyle w:val="Verzeichnis1"/>
        <w:tabs>
          <w:tab w:val="right" w:leader="dot" w:pos="9062"/>
        </w:tabs>
        <w:rPr>
          <w:ins w:id="41" w:author="rolf" w:date="2017-12-26T17:24:00Z"/>
          <w:rFonts w:asciiTheme="minorHAnsi" w:eastAsiaTheme="minorEastAsia" w:hAnsiTheme="minorHAnsi" w:cstheme="minorBidi"/>
          <w:noProof/>
          <w:lang w:eastAsia="de-DE"/>
        </w:rPr>
        <w:pPrChange w:id="42" w:author="rolf" w:date="2017-12-26T17:24: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3F7D" w:rsidRDefault="00573F7D">
      <w:pPr>
        <w:pStyle w:val="Verzeichnis2"/>
        <w:tabs>
          <w:tab w:val="left" w:pos="660"/>
          <w:tab w:val="right" w:leader="dot" w:pos="9062"/>
        </w:tabs>
        <w:rPr>
          <w:ins w:id="43" w:author="rolf" w:date="2017-12-26T17:24:00Z"/>
          <w:rFonts w:asciiTheme="minorHAnsi" w:eastAsiaTheme="minorEastAsia" w:hAnsiTheme="minorHAnsi" w:cstheme="minorBidi"/>
          <w:noProof/>
          <w:lang w:eastAsia="de-DE"/>
        </w:rPr>
      </w:pPr>
      <w:ins w:id="44"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"_Toc502072377"</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1.</w:t>
        </w:r>
        <w:r>
          <w:rPr>
            <w:rFonts w:asciiTheme="minorHAnsi" w:eastAsiaTheme="minorEastAsia" w:hAnsiTheme="minorHAnsi" w:cstheme="minorBidi"/>
            <w:noProof/>
            <w:lang w:eastAsia="de-DE"/>
          </w:rPr>
          <w:tab/>
        </w:r>
        <w:r w:rsidRPr="00162DF0">
          <w:rPr>
            <w:rStyle w:val="Hyperlink"/>
            <w:noProof/>
            <w:lang w:val="en-US"/>
          </w:rPr>
          <w:t>Introduction</w:t>
        </w:r>
        <w:r>
          <w:rPr>
            <w:noProof/>
            <w:webHidden/>
          </w:rPr>
          <w:tab/>
        </w:r>
        <w:r>
          <w:rPr>
            <w:noProof/>
            <w:webHidden/>
          </w:rPr>
          <w:fldChar w:fldCharType="begin"/>
        </w:r>
        <w:r>
          <w:rPr>
            <w:noProof/>
            <w:webHidden/>
          </w:rPr>
          <w:instrText xml:space="preserve"> PAGEREF _Toc502072377 \h </w:instrText>
        </w:r>
        <w:r>
          <w:rPr>
            <w:noProof/>
            <w:webHidden/>
          </w:rPr>
        </w:r>
      </w:ins>
      <w:r>
        <w:rPr>
          <w:noProof/>
          <w:webHidden/>
        </w:rPr>
        <w:fldChar w:fldCharType="separate"/>
      </w:r>
      <w:ins w:id="45" w:author="rolf" w:date="2017-12-26T17:37:00Z">
        <w:r w:rsidR="00B64BCC">
          <w:rPr>
            <w:noProof/>
            <w:webHidden/>
          </w:rPr>
          <w:t>2</w:t>
        </w:r>
      </w:ins>
      <w:ins w:id="46" w:author="rolf" w:date="2017-12-26T17:24:00Z">
        <w:r>
          <w:rPr>
            <w:noProof/>
            <w:webHidden/>
          </w:rPr>
          <w:fldChar w:fldCharType="end"/>
        </w:r>
        <w:r w:rsidRPr="00162DF0">
          <w:rPr>
            <w:rStyle w:val="Hyperlink"/>
            <w:noProof/>
          </w:rPr>
          <w:fldChar w:fldCharType="end"/>
        </w:r>
      </w:ins>
    </w:p>
    <w:p w:rsidR="00573F7D" w:rsidRDefault="00573F7D">
      <w:pPr>
        <w:pStyle w:val="Verzeichnis2"/>
        <w:tabs>
          <w:tab w:val="left" w:pos="660"/>
          <w:tab w:val="right" w:leader="dot" w:pos="9062"/>
        </w:tabs>
        <w:rPr>
          <w:ins w:id="47" w:author="rolf" w:date="2017-12-26T17:24:00Z"/>
          <w:rFonts w:asciiTheme="minorHAnsi" w:eastAsiaTheme="minorEastAsia" w:hAnsiTheme="minorHAnsi" w:cstheme="minorBidi"/>
          <w:noProof/>
          <w:lang w:eastAsia="de-DE"/>
        </w:rPr>
      </w:pPr>
      <w:ins w:id="48"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"_Toc502072378"</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2.</w:t>
        </w:r>
        <w:r>
          <w:rPr>
            <w:rFonts w:asciiTheme="minorHAnsi" w:eastAsiaTheme="minorEastAsia" w:hAnsiTheme="minorHAnsi" w:cstheme="minorBidi"/>
            <w:noProof/>
            <w:lang w:eastAsia="de-DE"/>
          </w:rPr>
          <w:tab/>
        </w:r>
        <w:r w:rsidRPr="00162DF0">
          <w:rPr>
            <w:rStyle w:val="Hyperlink"/>
            <w:noProof/>
            <w:lang w:val="en-US"/>
          </w:rPr>
          <w:t>Changelog</w:t>
        </w:r>
        <w:r>
          <w:rPr>
            <w:noProof/>
            <w:webHidden/>
          </w:rPr>
          <w:tab/>
        </w:r>
        <w:r>
          <w:rPr>
            <w:noProof/>
            <w:webHidden/>
          </w:rPr>
          <w:fldChar w:fldCharType="begin"/>
        </w:r>
        <w:r>
          <w:rPr>
            <w:noProof/>
            <w:webHidden/>
          </w:rPr>
          <w:instrText xml:space="preserve"> PAGEREF _Toc502072378 \h </w:instrText>
        </w:r>
        <w:r>
          <w:rPr>
            <w:noProof/>
            <w:webHidden/>
          </w:rPr>
        </w:r>
      </w:ins>
      <w:r>
        <w:rPr>
          <w:noProof/>
          <w:webHidden/>
        </w:rPr>
        <w:fldChar w:fldCharType="separate"/>
      </w:r>
      <w:ins w:id="49" w:author="rolf" w:date="2017-12-26T17:37:00Z">
        <w:r w:rsidR="00B64BCC">
          <w:rPr>
            <w:noProof/>
            <w:webHidden/>
          </w:rPr>
          <w:t>3</w:t>
        </w:r>
      </w:ins>
      <w:ins w:id="50"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51" w:author="rolf" w:date="2017-12-26T17:24:00Z"/>
          <w:rFonts w:asciiTheme="minorHAnsi" w:eastAsiaTheme="minorEastAsia" w:hAnsiTheme="minorHAnsi" w:cstheme="minorBidi"/>
          <w:noProof/>
          <w:lang w:eastAsia="de-DE"/>
        </w:rPr>
      </w:pPr>
      <w:ins w:id="52"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"_Toc502072381"</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2.1</w:t>
        </w:r>
        <w:r>
          <w:rPr>
            <w:rFonts w:asciiTheme="minorHAnsi" w:eastAsiaTheme="minorEastAsia" w:hAnsiTheme="minorHAnsi" w:cstheme="minorBidi"/>
            <w:noProof/>
            <w:lang w:eastAsia="de-DE"/>
          </w:rPr>
          <w:tab/>
        </w:r>
        <w:r w:rsidRPr="00162DF0">
          <w:rPr>
            <w:rStyle w:val="Hyperlink"/>
            <w:noProof/>
            <w:lang w:val="en-US"/>
          </w:rPr>
          <w:t>Changes since version 0.9.5 (October 2017)</w:t>
        </w:r>
        <w:r>
          <w:rPr>
            <w:noProof/>
            <w:webHidden/>
          </w:rPr>
          <w:tab/>
        </w:r>
        <w:r>
          <w:rPr>
            <w:noProof/>
            <w:webHidden/>
          </w:rPr>
          <w:fldChar w:fldCharType="begin"/>
        </w:r>
        <w:r>
          <w:rPr>
            <w:noProof/>
            <w:webHidden/>
          </w:rPr>
          <w:instrText xml:space="preserve"> PAGEREF _Toc502072381 \h </w:instrText>
        </w:r>
        <w:r>
          <w:rPr>
            <w:noProof/>
            <w:webHidden/>
          </w:rPr>
        </w:r>
      </w:ins>
      <w:r>
        <w:rPr>
          <w:noProof/>
          <w:webHidden/>
        </w:rPr>
        <w:fldChar w:fldCharType="separate"/>
      </w:r>
      <w:ins w:id="53" w:author="rolf" w:date="2017-12-26T17:37:00Z">
        <w:r w:rsidR="00B64BCC">
          <w:rPr>
            <w:noProof/>
            <w:webHidden/>
          </w:rPr>
          <w:t>3</w:t>
        </w:r>
      </w:ins>
      <w:ins w:id="54"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55" w:author="rolf" w:date="2017-12-26T17:24:00Z"/>
          <w:rFonts w:asciiTheme="minorHAnsi" w:eastAsiaTheme="minorEastAsia" w:hAnsiTheme="minorHAnsi" w:cstheme="minorBidi"/>
          <w:noProof/>
          <w:lang w:eastAsia="de-DE"/>
        </w:rPr>
      </w:pPr>
      <w:ins w:id="56"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"_Toc502072382"</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2.2</w:t>
        </w:r>
        <w:r>
          <w:rPr>
            <w:rFonts w:asciiTheme="minorHAnsi" w:eastAsiaTheme="minorEastAsia" w:hAnsiTheme="minorHAnsi" w:cstheme="minorBidi"/>
            <w:noProof/>
            <w:lang w:eastAsia="de-DE"/>
          </w:rPr>
          <w:tab/>
        </w:r>
        <w:r w:rsidRPr="00162DF0">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_Toc502072382 \h </w:instrText>
        </w:r>
        <w:r>
          <w:rPr>
            <w:noProof/>
            <w:webHidden/>
          </w:rPr>
        </w:r>
      </w:ins>
      <w:r>
        <w:rPr>
          <w:noProof/>
          <w:webHidden/>
        </w:rPr>
        <w:fldChar w:fldCharType="separate"/>
      </w:r>
      <w:ins w:id="57" w:author="rolf" w:date="2017-12-26T17:37:00Z">
        <w:r w:rsidR="00B64BCC">
          <w:rPr>
            <w:noProof/>
            <w:webHidden/>
          </w:rPr>
          <w:t>3</w:t>
        </w:r>
      </w:ins>
      <w:ins w:id="58" w:author="rolf" w:date="2017-12-26T17:24:00Z">
        <w:r>
          <w:rPr>
            <w:noProof/>
            <w:webHidden/>
          </w:rPr>
          <w:fldChar w:fldCharType="end"/>
        </w:r>
        <w:r w:rsidRPr="00162DF0">
          <w:rPr>
            <w:rStyle w:val="Hyperlink"/>
            <w:noProof/>
          </w:rPr>
          <w:fldChar w:fldCharType="end"/>
        </w:r>
      </w:ins>
    </w:p>
    <w:p w:rsidR="00573F7D" w:rsidRDefault="00573F7D">
      <w:pPr>
        <w:pStyle w:val="Verzeichnis2"/>
        <w:tabs>
          <w:tab w:val="left" w:pos="660"/>
          <w:tab w:val="right" w:leader="dot" w:pos="9062"/>
        </w:tabs>
        <w:rPr>
          <w:ins w:id="59" w:author="rolf" w:date="2017-12-26T17:24:00Z"/>
          <w:rFonts w:asciiTheme="minorHAnsi" w:eastAsiaTheme="minorEastAsia" w:hAnsiTheme="minorHAnsi" w:cstheme="minorBidi"/>
          <w:noProof/>
          <w:lang w:eastAsia="de-DE"/>
        </w:rPr>
      </w:pPr>
      <w:ins w:id="60"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"_Toc502072383"</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3.</w:t>
        </w:r>
        <w:r>
          <w:rPr>
            <w:rFonts w:asciiTheme="minorHAnsi" w:eastAsiaTheme="minorEastAsia" w:hAnsiTheme="minorHAnsi" w:cstheme="minorBidi"/>
            <w:noProof/>
            <w:lang w:eastAsia="de-DE"/>
          </w:rPr>
          <w:tab/>
        </w:r>
        <w:r w:rsidRPr="00162DF0">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_Toc502072383 \h </w:instrText>
        </w:r>
        <w:r>
          <w:rPr>
            <w:noProof/>
            <w:webHidden/>
          </w:rPr>
        </w:r>
      </w:ins>
      <w:r>
        <w:rPr>
          <w:noProof/>
          <w:webHidden/>
        </w:rPr>
        <w:fldChar w:fldCharType="separate"/>
      </w:r>
      <w:ins w:id="61" w:author="rolf" w:date="2017-12-26T17:37:00Z">
        <w:r w:rsidR="00B64BCC">
          <w:rPr>
            <w:noProof/>
            <w:webHidden/>
          </w:rPr>
          <w:t>4</w:t>
        </w:r>
      </w:ins>
      <w:ins w:id="62" w:author="rolf" w:date="2017-12-26T17:24:00Z">
        <w:r>
          <w:rPr>
            <w:noProof/>
            <w:webHidden/>
          </w:rPr>
          <w:fldChar w:fldCharType="end"/>
        </w:r>
        <w:r w:rsidRPr="00162DF0">
          <w:rPr>
            <w:rStyle w:val="Hyperlink"/>
            <w:noProof/>
          </w:rPr>
          <w:fldChar w:fldCharType="end"/>
        </w:r>
      </w:ins>
    </w:p>
    <w:p w:rsidR="00573F7D" w:rsidRDefault="00573F7D">
      <w:pPr>
        <w:pStyle w:val="Verzeichnis2"/>
        <w:tabs>
          <w:tab w:val="left" w:pos="660"/>
          <w:tab w:val="right" w:leader="dot" w:pos="9062"/>
        </w:tabs>
        <w:rPr>
          <w:ins w:id="63" w:author="rolf" w:date="2017-12-26T17:24:00Z"/>
          <w:rFonts w:asciiTheme="minorHAnsi" w:eastAsiaTheme="minorEastAsia" w:hAnsiTheme="minorHAnsi" w:cstheme="minorBidi"/>
          <w:noProof/>
          <w:lang w:eastAsia="de-DE"/>
        </w:rPr>
      </w:pPr>
      <w:ins w:id="64"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"_Toc502072384"</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w:t>
        </w:r>
        <w:r>
          <w:rPr>
            <w:rFonts w:asciiTheme="minorHAnsi" w:eastAsiaTheme="minorEastAsia" w:hAnsiTheme="minorHAnsi" w:cstheme="minorBidi"/>
            <w:noProof/>
            <w:lang w:eastAsia="de-DE"/>
          </w:rPr>
          <w:tab/>
        </w:r>
        <w:r w:rsidRPr="00162DF0">
          <w:rPr>
            <w:rStyle w:val="Hyperlink"/>
            <w:noProof/>
            <w:lang w:val="en-US"/>
          </w:rPr>
          <w:t>Program Execution</w:t>
        </w:r>
        <w:r>
          <w:rPr>
            <w:noProof/>
            <w:webHidden/>
          </w:rPr>
          <w:tab/>
        </w:r>
        <w:r>
          <w:rPr>
            <w:noProof/>
            <w:webHidden/>
          </w:rPr>
          <w:fldChar w:fldCharType="begin"/>
        </w:r>
        <w:r>
          <w:rPr>
            <w:noProof/>
            <w:webHidden/>
          </w:rPr>
          <w:instrText xml:space="preserve"> PAGEREF _Toc502072384 \h </w:instrText>
        </w:r>
        <w:r>
          <w:rPr>
            <w:noProof/>
            <w:webHidden/>
          </w:rPr>
        </w:r>
      </w:ins>
      <w:r>
        <w:rPr>
          <w:noProof/>
          <w:webHidden/>
        </w:rPr>
        <w:fldChar w:fldCharType="separate"/>
      </w:r>
      <w:ins w:id="65" w:author="rolf" w:date="2017-12-26T17:37:00Z">
        <w:r w:rsidR="00B64BCC">
          <w:rPr>
            <w:noProof/>
            <w:webHidden/>
          </w:rPr>
          <w:t>6</w:t>
        </w:r>
      </w:ins>
      <w:ins w:id="66"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67" w:author="rolf" w:date="2017-12-26T17:24:00Z"/>
          <w:rFonts w:asciiTheme="minorHAnsi" w:eastAsiaTheme="minorEastAsia" w:hAnsiTheme="minorHAnsi" w:cstheme="minorBidi"/>
          <w:noProof/>
          <w:lang w:eastAsia="de-DE"/>
        </w:rPr>
      </w:pPr>
      <w:ins w:id="68"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"_Toc502072389"</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4.1</w:t>
        </w:r>
        <w:r>
          <w:rPr>
            <w:rFonts w:asciiTheme="minorHAnsi" w:eastAsiaTheme="minorEastAsia" w:hAnsiTheme="minorHAnsi" w:cstheme="minorBidi"/>
            <w:noProof/>
            <w:lang w:eastAsia="de-DE"/>
          </w:rPr>
          <w:tab/>
        </w:r>
        <w:r w:rsidRPr="00162DF0">
          <w:rPr>
            <w:rStyle w:val="Hyperlink"/>
            <w:noProof/>
            <w:lang w:val="en-US"/>
          </w:rPr>
          <w:t>Configuration at First Program Launch</w:t>
        </w:r>
        <w:r>
          <w:rPr>
            <w:noProof/>
            <w:webHidden/>
          </w:rPr>
          <w:tab/>
        </w:r>
        <w:r>
          <w:rPr>
            <w:noProof/>
            <w:webHidden/>
          </w:rPr>
          <w:fldChar w:fldCharType="begin"/>
        </w:r>
        <w:r>
          <w:rPr>
            <w:noProof/>
            <w:webHidden/>
          </w:rPr>
          <w:instrText xml:space="preserve"> PAGEREF _Toc502072389 \h </w:instrText>
        </w:r>
        <w:r>
          <w:rPr>
            <w:noProof/>
            <w:webHidden/>
          </w:rPr>
        </w:r>
      </w:ins>
      <w:r>
        <w:rPr>
          <w:noProof/>
          <w:webHidden/>
        </w:rPr>
        <w:fldChar w:fldCharType="separate"/>
      </w:r>
      <w:ins w:id="69" w:author="rolf" w:date="2017-12-26T17:37:00Z">
        <w:r w:rsidR="00B64BCC">
          <w:rPr>
            <w:noProof/>
            <w:webHidden/>
          </w:rPr>
          <w:t>6</w:t>
        </w:r>
      </w:ins>
      <w:ins w:id="70"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71" w:author="rolf" w:date="2017-12-26T17:24:00Z"/>
          <w:rFonts w:asciiTheme="minorHAnsi" w:eastAsiaTheme="minorEastAsia" w:hAnsiTheme="minorHAnsi" w:cstheme="minorBidi"/>
          <w:noProof/>
          <w:lang w:eastAsia="de-DE"/>
        </w:rPr>
      </w:pPr>
      <w:ins w:id="72"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"_Toc502072390"</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4.2</w:t>
        </w:r>
        <w:r>
          <w:rPr>
            <w:rFonts w:asciiTheme="minorHAnsi" w:eastAsiaTheme="minorEastAsia" w:hAnsiTheme="minorHAnsi" w:cstheme="minorBidi"/>
            <w:noProof/>
            <w:lang w:eastAsia="de-DE"/>
          </w:rPr>
          <w:tab/>
        </w:r>
        <w:r w:rsidRPr="00162DF0">
          <w:rPr>
            <w:rStyle w:val="Hyperlink"/>
            <w:noProof/>
            <w:lang w:val="en-US"/>
          </w:rPr>
          <w:t>Choosing the ASCOM Hub</w:t>
        </w:r>
        <w:r>
          <w:rPr>
            <w:noProof/>
            <w:webHidden/>
          </w:rPr>
          <w:tab/>
        </w:r>
        <w:r>
          <w:rPr>
            <w:noProof/>
            <w:webHidden/>
          </w:rPr>
          <w:fldChar w:fldCharType="begin"/>
        </w:r>
        <w:r>
          <w:rPr>
            <w:noProof/>
            <w:webHidden/>
          </w:rPr>
          <w:instrText xml:space="preserve"> PAGEREF _Toc502072390 \h </w:instrText>
        </w:r>
        <w:r>
          <w:rPr>
            <w:noProof/>
            <w:webHidden/>
          </w:rPr>
        </w:r>
      </w:ins>
      <w:r>
        <w:rPr>
          <w:noProof/>
          <w:webHidden/>
        </w:rPr>
        <w:fldChar w:fldCharType="separate"/>
      </w:r>
      <w:ins w:id="73" w:author="rolf" w:date="2017-12-26T17:37:00Z">
        <w:r w:rsidR="00B64BCC">
          <w:rPr>
            <w:noProof/>
            <w:webHidden/>
          </w:rPr>
          <w:t>8</w:t>
        </w:r>
      </w:ins>
      <w:ins w:id="74"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880"/>
          <w:tab w:val="right" w:leader="dot" w:pos="9062"/>
        </w:tabs>
        <w:rPr>
          <w:ins w:id="75" w:author="rolf" w:date="2017-12-26T17:24:00Z"/>
          <w:rFonts w:asciiTheme="minorHAnsi" w:eastAsiaTheme="minorEastAsia" w:hAnsiTheme="minorHAnsi" w:cstheme="minorBidi"/>
          <w:noProof/>
          <w:lang w:eastAsia="de-DE"/>
        </w:rPr>
      </w:pPr>
      <w:ins w:id="76"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"_Toc502072391"</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Pr>
            <w:rFonts w:asciiTheme="minorHAnsi" w:eastAsiaTheme="minorEastAsia" w:hAnsiTheme="minorHAnsi" w:cstheme="minorBidi"/>
            <w:noProof/>
            <w:lang w:eastAsia="de-DE"/>
          </w:rPr>
          <w:tab/>
        </w:r>
        <w:r w:rsidRPr="00162DF0">
          <w:rPr>
            <w:rStyle w:val="Hyperlink"/>
            <w:noProof/>
            <w:lang w:val="en-US"/>
          </w:rPr>
          <w:t>Layout of the Main Window</w:t>
        </w:r>
        <w:r>
          <w:rPr>
            <w:noProof/>
            <w:webHidden/>
          </w:rPr>
          <w:tab/>
        </w:r>
        <w:r>
          <w:rPr>
            <w:noProof/>
            <w:webHidden/>
          </w:rPr>
          <w:fldChar w:fldCharType="begin"/>
        </w:r>
        <w:r>
          <w:rPr>
            <w:noProof/>
            <w:webHidden/>
          </w:rPr>
          <w:instrText xml:space="preserve"> PAGEREF _Toc502072391 \h </w:instrText>
        </w:r>
        <w:r>
          <w:rPr>
            <w:noProof/>
            <w:webHidden/>
          </w:rPr>
        </w:r>
      </w:ins>
      <w:r>
        <w:rPr>
          <w:noProof/>
          <w:webHidden/>
        </w:rPr>
        <w:fldChar w:fldCharType="separate"/>
      </w:r>
      <w:ins w:id="77" w:author="rolf" w:date="2017-12-26T17:37:00Z">
        <w:r w:rsidR="00B64BCC">
          <w:rPr>
            <w:noProof/>
            <w:webHidden/>
          </w:rPr>
          <w:t>8</w:t>
        </w:r>
      </w:ins>
      <w:ins w:id="78" w:author="rolf" w:date="2017-12-26T17:24:00Z">
        <w:r>
          <w:rPr>
            <w:noProof/>
            <w:webHidden/>
          </w:rPr>
          <w:fldChar w:fldCharType="end"/>
        </w:r>
        <w:r w:rsidRPr="00162DF0">
          <w:rPr>
            <w:rStyle w:val="Hyperlink"/>
            <w:noProof/>
          </w:rPr>
          <w:fldChar w:fldCharType="end"/>
        </w:r>
      </w:ins>
    </w:p>
    <w:p w:rsidR="00573F7D" w:rsidRDefault="00573F7D">
      <w:pPr>
        <w:pStyle w:val="Verzeichnis3"/>
        <w:tabs>
          <w:tab w:val="right" w:leader="dot" w:pos="9062"/>
        </w:tabs>
        <w:rPr>
          <w:ins w:id="79" w:author="rolf" w:date="2017-12-26T17:24:00Z"/>
          <w:rFonts w:asciiTheme="minorHAnsi" w:eastAsiaTheme="minorEastAsia" w:hAnsiTheme="minorHAnsi" w:cstheme="minorBidi"/>
          <w:noProof/>
          <w:lang w:eastAsia="de-DE"/>
        </w:rPr>
      </w:pPr>
      <w:ins w:id="80"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"_Toc502072392"</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4.3</w:t>
        </w:r>
        <w:r>
          <w:rPr>
            <w:noProof/>
            <w:webHidden/>
          </w:rPr>
          <w:tab/>
        </w:r>
        <w:r>
          <w:rPr>
            <w:noProof/>
            <w:webHidden/>
          </w:rPr>
          <w:fldChar w:fldCharType="begin"/>
        </w:r>
        <w:r>
          <w:rPr>
            <w:noProof/>
            <w:webHidden/>
          </w:rPr>
          <w:instrText xml:space="preserve"> PAGEREF _Toc502072392 \h </w:instrText>
        </w:r>
        <w:r>
          <w:rPr>
            <w:noProof/>
            <w:webHidden/>
          </w:rPr>
        </w:r>
      </w:ins>
      <w:r>
        <w:rPr>
          <w:noProof/>
          <w:webHidden/>
        </w:rPr>
        <w:fldChar w:fldCharType="separate"/>
      </w:r>
      <w:ins w:id="81" w:author="rolf" w:date="2017-12-26T17:37:00Z">
        <w:r w:rsidR="00B64BCC">
          <w:rPr>
            <w:noProof/>
            <w:webHidden/>
          </w:rPr>
          <w:t>8</w:t>
        </w:r>
      </w:ins>
      <w:ins w:id="82"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83" w:author="rolf" w:date="2017-12-26T17:24:00Z"/>
          <w:rFonts w:asciiTheme="minorHAnsi" w:eastAsiaTheme="minorEastAsia" w:hAnsiTheme="minorHAnsi" w:cstheme="minorBidi"/>
          <w:noProof/>
          <w:lang w:eastAsia="de-DE"/>
        </w:rPr>
      </w:pPr>
      <w:ins w:id="84"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"_Toc502072393"</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4.4</w:t>
        </w:r>
        <w:r>
          <w:rPr>
            <w:rFonts w:asciiTheme="minorHAnsi" w:eastAsiaTheme="minorEastAsia" w:hAnsiTheme="minorHAnsi" w:cstheme="minorBidi"/>
            <w:noProof/>
            <w:lang w:eastAsia="de-DE"/>
          </w:rPr>
          <w:tab/>
        </w:r>
        <w:r w:rsidRPr="00162DF0">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_Toc502072393 \h </w:instrText>
        </w:r>
        <w:r>
          <w:rPr>
            <w:noProof/>
            <w:webHidden/>
          </w:rPr>
        </w:r>
      </w:ins>
      <w:r>
        <w:rPr>
          <w:noProof/>
          <w:webHidden/>
        </w:rPr>
        <w:fldChar w:fldCharType="separate"/>
      </w:r>
      <w:ins w:id="85" w:author="rolf" w:date="2017-12-26T17:37:00Z">
        <w:r w:rsidR="00B64BCC">
          <w:rPr>
            <w:noProof/>
            <w:webHidden/>
          </w:rPr>
          <w:t>9</w:t>
        </w:r>
      </w:ins>
      <w:ins w:id="86"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87" w:author="rolf" w:date="2017-12-26T17:24:00Z"/>
          <w:rFonts w:asciiTheme="minorHAnsi" w:eastAsiaTheme="minorEastAsia" w:hAnsiTheme="minorHAnsi" w:cstheme="minorBidi"/>
          <w:noProof/>
          <w:lang w:eastAsia="de-DE"/>
        </w:rPr>
      </w:pPr>
      <w:ins w:id="88"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"_Toc502072394"</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4.5</w:t>
        </w:r>
        <w:r>
          <w:rPr>
            <w:rFonts w:asciiTheme="minorHAnsi" w:eastAsiaTheme="minorEastAsia" w:hAnsiTheme="minorHAnsi" w:cstheme="minorBidi"/>
            <w:noProof/>
            <w:lang w:eastAsia="de-DE"/>
          </w:rPr>
          <w:tab/>
        </w:r>
        <w:r w:rsidRPr="00162DF0">
          <w:rPr>
            <w:rStyle w:val="Hyperlink"/>
            <w:noProof/>
            <w:lang w:val="en-US"/>
          </w:rPr>
          <w:t>Camera Rotation</w:t>
        </w:r>
        <w:r>
          <w:rPr>
            <w:noProof/>
            <w:webHidden/>
          </w:rPr>
          <w:tab/>
        </w:r>
        <w:r>
          <w:rPr>
            <w:noProof/>
            <w:webHidden/>
          </w:rPr>
          <w:fldChar w:fldCharType="begin"/>
        </w:r>
        <w:r>
          <w:rPr>
            <w:noProof/>
            <w:webHidden/>
          </w:rPr>
          <w:instrText xml:space="preserve"> PAGEREF _Toc502072394 \h </w:instrText>
        </w:r>
        <w:r>
          <w:rPr>
            <w:noProof/>
            <w:webHidden/>
          </w:rPr>
        </w:r>
      </w:ins>
      <w:r>
        <w:rPr>
          <w:noProof/>
          <w:webHidden/>
        </w:rPr>
        <w:fldChar w:fldCharType="separate"/>
      </w:r>
      <w:ins w:id="89" w:author="rolf" w:date="2017-12-26T17:37:00Z">
        <w:r w:rsidR="00B64BCC">
          <w:rPr>
            <w:noProof/>
            <w:webHidden/>
          </w:rPr>
          <w:t>10</w:t>
        </w:r>
      </w:ins>
      <w:ins w:id="90"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91" w:author="rolf" w:date="2017-12-26T17:24:00Z"/>
          <w:rFonts w:asciiTheme="minorHAnsi" w:eastAsiaTheme="minorEastAsia" w:hAnsiTheme="minorHAnsi" w:cstheme="minorBidi"/>
          <w:noProof/>
          <w:lang w:eastAsia="de-DE"/>
        </w:rPr>
      </w:pPr>
      <w:ins w:id="92"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"_Toc502072395"</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4.6</w:t>
        </w:r>
        <w:r>
          <w:rPr>
            <w:rFonts w:asciiTheme="minorHAnsi" w:eastAsiaTheme="minorEastAsia" w:hAnsiTheme="minorHAnsi" w:cstheme="minorBidi"/>
            <w:noProof/>
            <w:lang w:eastAsia="de-DE"/>
          </w:rPr>
          <w:tab/>
        </w:r>
        <w:r w:rsidRPr="00162DF0">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_Toc502072395 \h </w:instrText>
        </w:r>
        <w:r>
          <w:rPr>
            <w:noProof/>
            <w:webHidden/>
          </w:rPr>
        </w:r>
      </w:ins>
      <w:r>
        <w:rPr>
          <w:noProof/>
          <w:webHidden/>
        </w:rPr>
        <w:fldChar w:fldCharType="separate"/>
      </w:r>
      <w:ins w:id="93" w:author="rolf" w:date="2017-12-26T17:37:00Z">
        <w:r w:rsidR="00B64BCC">
          <w:rPr>
            <w:noProof/>
            <w:webHidden/>
          </w:rPr>
          <w:t>11</w:t>
        </w:r>
      </w:ins>
      <w:ins w:id="94"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95" w:author="rolf" w:date="2017-12-26T17:24:00Z"/>
          <w:rFonts w:asciiTheme="minorHAnsi" w:eastAsiaTheme="minorEastAsia" w:hAnsiTheme="minorHAnsi" w:cstheme="minorBidi"/>
          <w:noProof/>
          <w:lang w:eastAsia="de-DE"/>
        </w:rPr>
      </w:pPr>
      <w:ins w:id="96"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"_Toc502072396"</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4.7</w:t>
        </w:r>
        <w:r>
          <w:rPr>
            <w:rFonts w:asciiTheme="minorHAnsi" w:eastAsiaTheme="minorEastAsia" w:hAnsiTheme="minorHAnsi" w:cstheme="minorBidi"/>
            <w:noProof/>
            <w:lang w:eastAsia="de-DE"/>
          </w:rPr>
          <w:tab/>
        </w:r>
        <w:r w:rsidRPr="00162DF0">
          <w:rPr>
            <w:rStyle w:val="Hyperlink"/>
            <w:noProof/>
            <w:lang w:val="en-US"/>
          </w:rPr>
          <w:t>Image Acquisition</w:t>
        </w:r>
        <w:r>
          <w:rPr>
            <w:noProof/>
            <w:webHidden/>
          </w:rPr>
          <w:tab/>
        </w:r>
        <w:r>
          <w:rPr>
            <w:noProof/>
            <w:webHidden/>
          </w:rPr>
          <w:fldChar w:fldCharType="begin"/>
        </w:r>
        <w:r>
          <w:rPr>
            <w:noProof/>
            <w:webHidden/>
          </w:rPr>
          <w:instrText xml:space="preserve"> PAGEREF _Toc502072396 \h </w:instrText>
        </w:r>
        <w:r>
          <w:rPr>
            <w:noProof/>
            <w:webHidden/>
          </w:rPr>
        </w:r>
      </w:ins>
      <w:r>
        <w:rPr>
          <w:noProof/>
          <w:webHidden/>
        </w:rPr>
        <w:fldChar w:fldCharType="separate"/>
      </w:r>
      <w:ins w:id="97" w:author="rolf" w:date="2017-12-26T17:37:00Z">
        <w:r w:rsidR="00B64BCC">
          <w:rPr>
            <w:noProof/>
            <w:webHidden/>
          </w:rPr>
          <w:t>11</w:t>
        </w:r>
      </w:ins>
      <w:ins w:id="98"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99" w:author="rolf" w:date="2017-12-26T17:24:00Z"/>
          <w:rFonts w:asciiTheme="minorHAnsi" w:eastAsiaTheme="minorEastAsia" w:hAnsiTheme="minorHAnsi" w:cstheme="minorBidi"/>
          <w:noProof/>
          <w:lang w:eastAsia="de-DE"/>
        </w:rPr>
      </w:pPr>
      <w:ins w:id="100"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"_Toc502072397"</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4.8</w:t>
        </w:r>
        <w:r>
          <w:rPr>
            <w:rFonts w:asciiTheme="minorHAnsi" w:eastAsiaTheme="minorEastAsia" w:hAnsiTheme="minorHAnsi" w:cstheme="minorBidi"/>
            <w:noProof/>
            <w:lang w:eastAsia="de-DE"/>
          </w:rPr>
          <w:tab/>
        </w:r>
        <w:r w:rsidRPr="00162DF0">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_Toc502072397 \h </w:instrText>
        </w:r>
        <w:r>
          <w:rPr>
            <w:noProof/>
            <w:webHidden/>
          </w:rPr>
        </w:r>
      </w:ins>
      <w:r>
        <w:rPr>
          <w:noProof/>
          <w:webHidden/>
        </w:rPr>
        <w:fldChar w:fldCharType="separate"/>
      </w:r>
      <w:ins w:id="101" w:author="rolf" w:date="2017-12-26T17:37:00Z">
        <w:r w:rsidR="00B64BCC">
          <w:rPr>
            <w:noProof/>
            <w:webHidden/>
          </w:rPr>
          <w:t>14</w:t>
        </w:r>
      </w:ins>
      <w:ins w:id="102"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103" w:author="rolf" w:date="2017-12-26T17:24:00Z"/>
          <w:rFonts w:asciiTheme="minorHAnsi" w:eastAsiaTheme="minorEastAsia" w:hAnsiTheme="minorHAnsi" w:cstheme="minorBidi"/>
          <w:noProof/>
          <w:lang w:eastAsia="de-DE"/>
        </w:rPr>
      </w:pPr>
      <w:ins w:id="104"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"_Toc502072398"</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4.9</w:t>
        </w:r>
        <w:r>
          <w:rPr>
            <w:rFonts w:asciiTheme="minorHAnsi" w:eastAsiaTheme="minorEastAsia" w:hAnsiTheme="minorHAnsi" w:cstheme="minorBidi"/>
            <w:noProof/>
            <w:lang w:eastAsia="de-DE"/>
          </w:rPr>
          <w:tab/>
        </w:r>
        <w:r w:rsidRPr="00162DF0">
          <w:rPr>
            <w:rStyle w:val="Hyperlink"/>
            <w:noProof/>
            <w:lang w:val="en-US"/>
          </w:rPr>
          <w:t>Automatic Alignment</w:t>
        </w:r>
        <w:r>
          <w:rPr>
            <w:noProof/>
            <w:webHidden/>
          </w:rPr>
          <w:tab/>
        </w:r>
        <w:r>
          <w:rPr>
            <w:noProof/>
            <w:webHidden/>
          </w:rPr>
          <w:fldChar w:fldCharType="begin"/>
        </w:r>
        <w:r>
          <w:rPr>
            <w:noProof/>
            <w:webHidden/>
          </w:rPr>
          <w:instrText xml:space="preserve"> PAGEREF _Toc502072398 \h </w:instrText>
        </w:r>
        <w:r>
          <w:rPr>
            <w:noProof/>
            <w:webHidden/>
          </w:rPr>
        </w:r>
      </w:ins>
      <w:r>
        <w:rPr>
          <w:noProof/>
          <w:webHidden/>
        </w:rPr>
        <w:fldChar w:fldCharType="separate"/>
      </w:r>
      <w:ins w:id="105" w:author="rolf" w:date="2017-12-26T17:37:00Z">
        <w:r w:rsidR="00B64BCC">
          <w:rPr>
            <w:noProof/>
            <w:webHidden/>
          </w:rPr>
          <w:t>16</w:t>
        </w:r>
      </w:ins>
      <w:ins w:id="106" w:author="rolf" w:date="2017-12-26T17:24:00Z">
        <w:r>
          <w:rPr>
            <w:noProof/>
            <w:webHidden/>
          </w:rPr>
          <w:fldChar w:fldCharType="end"/>
        </w:r>
        <w:r w:rsidRPr="00162DF0">
          <w:rPr>
            <w:rStyle w:val="Hyperlink"/>
            <w:noProof/>
          </w:rPr>
          <w:fldChar w:fldCharType="end"/>
        </w:r>
      </w:ins>
    </w:p>
    <w:p w:rsidR="00573F7D" w:rsidRDefault="00573F7D">
      <w:pPr>
        <w:pStyle w:val="Verzeichnis3"/>
        <w:tabs>
          <w:tab w:val="left" w:pos="1100"/>
          <w:tab w:val="right" w:leader="dot" w:pos="9062"/>
        </w:tabs>
        <w:rPr>
          <w:ins w:id="107" w:author="rolf" w:date="2017-12-26T17:24:00Z"/>
          <w:rFonts w:asciiTheme="minorHAnsi" w:eastAsiaTheme="minorEastAsia" w:hAnsiTheme="minorHAnsi" w:cstheme="minorBidi"/>
          <w:noProof/>
          <w:lang w:eastAsia="de-DE"/>
        </w:rPr>
      </w:pPr>
      <w:ins w:id="108"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"_Toc502072399"</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4.10</w:t>
        </w:r>
        <w:r>
          <w:rPr>
            <w:rFonts w:asciiTheme="minorHAnsi" w:eastAsiaTheme="minorEastAsia" w:hAnsiTheme="minorHAnsi" w:cstheme="minorBidi"/>
            <w:noProof/>
            <w:lang w:eastAsia="de-DE"/>
          </w:rPr>
          <w:tab/>
        </w:r>
        <w:r w:rsidRPr="00162DF0">
          <w:rPr>
            <w:rStyle w:val="Hyperlink"/>
            <w:noProof/>
            <w:lang w:val="en-US"/>
          </w:rPr>
          <w:t>End of Program</w:t>
        </w:r>
        <w:r>
          <w:rPr>
            <w:noProof/>
            <w:webHidden/>
          </w:rPr>
          <w:tab/>
        </w:r>
        <w:r>
          <w:rPr>
            <w:noProof/>
            <w:webHidden/>
          </w:rPr>
          <w:fldChar w:fldCharType="begin"/>
        </w:r>
        <w:r>
          <w:rPr>
            <w:noProof/>
            <w:webHidden/>
          </w:rPr>
          <w:instrText xml:space="preserve"> PAGEREF _Toc502072399 \h </w:instrText>
        </w:r>
        <w:r>
          <w:rPr>
            <w:noProof/>
            <w:webHidden/>
          </w:rPr>
        </w:r>
      </w:ins>
      <w:r>
        <w:rPr>
          <w:noProof/>
          <w:webHidden/>
        </w:rPr>
        <w:fldChar w:fldCharType="separate"/>
      </w:r>
      <w:ins w:id="109" w:author="rolf" w:date="2017-12-26T17:37:00Z">
        <w:r w:rsidR="00B64BCC">
          <w:rPr>
            <w:noProof/>
            <w:webHidden/>
          </w:rPr>
          <w:t>17</w:t>
        </w:r>
      </w:ins>
      <w:ins w:id="110" w:author="rolf" w:date="2017-12-26T17:24:00Z">
        <w:r>
          <w:rPr>
            <w:noProof/>
            <w:webHidden/>
          </w:rPr>
          <w:fldChar w:fldCharType="end"/>
        </w:r>
        <w:r w:rsidRPr="00162DF0">
          <w:rPr>
            <w:rStyle w:val="Hyperlink"/>
            <w:noProof/>
          </w:rPr>
          <w:fldChar w:fldCharType="end"/>
        </w:r>
      </w:ins>
    </w:p>
    <w:p w:rsidR="00573F7D" w:rsidRDefault="00573F7D">
      <w:pPr>
        <w:pStyle w:val="Verzeichnis2"/>
        <w:tabs>
          <w:tab w:val="right" w:leader="dot" w:pos="9062"/>
        </w:tabs>
        <w:rPr>
          <w:ins w:id="111" w:author="rolf" w:date="2017-12-26T17:24:00Z"/>
          <w:rFonts w:asciiTheme="minorHAnsi" w:eastAsiaTheme="minorEastAsia" w:hAnsiTheme="minorHAnsi" w:cstheme="minorBidi"/>
          <w:noProof/>
          <w:lang w:eastAsia="de-DE"/>
        </w:rPr>
      </w:pPr>
      <w:ins w:id="112"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"_Toc502072400"</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_Toc502072400 \h </w:instrText>
        </w:r>
        <w:r>
          <w:rPr>
            <w:noProof/>
            <w:webHidden/>
          </w:rPr>
        </w:r>
      </w:ins>
      <w:r>
        <w:rPr>
          <w:noProof/>
          <w:webHidden/>
        </w:rPr>
        <w:fldChar w:fldCharType="separate"/>
      </w:r>
      <w:ins w:id="113" w:author="rolf" w:date="2017-12-26T17:37:00Z">
        <w:r w:rsidR="00B64BCC">
          <w:rPr>
            <w:noProof/>
            <w:webHidden/>
          </w:rPr>
          <w:t>19</w:t>
        </w:r>
      </w:ins>
      <w:ins w:id="114" w:author="rolf" w:date="2017-12-26T17:24:00Z">
        <w:r>
          <w:rPr>
            <w:noProof/>
            <w:webHidden/>
          </w:rPr>
          <w:fldChar w:fldCharType="end"/>
        </w:r>
        <w:r w:rsidRPr="00162DF0">
          <w:rPr>
            <w:rStyle w:val="Hyperlink"/>
            <w:noProof/>
          </w:rPr>
          <w:fldChar w:fldCharType="end"/>
        </w:r>
      </w:ins>
    </w:p>
    <w:p w:rsidR="00573F7D" w:rsidRDefault="00573F7D">
      <w:pPr>
        <w:pStyle w:val="Verzeichnis2"/>
        <w:tabs>
          <w:tab w:val="right" w:leader="dot" w:pos="9062"/>
        </w:tabs>
        <w:rPr>
          <w:ins w:id="115" w:author="rolf" w:date="2017-12-26T17:24:00Z"/>
          <w:rFonts w:asciiTheme="minorHAnsi" w:eastAsiaTheme="minorEastAsia" w:hAnsiTheme="minorHAnsi" w:cstheme="minorBidi"/>
          <w:noProof/>
          <w:lang w:eastAsia="de-DE"/>
        </w:rPr>
      </w:pPr>
      <w:ins w:id="116"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"_Toc502072401"</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_Toc502072401 \h </w:instrText>
        </w:r>
        <w:r>
          <w:rPr>
            <w:noProof/>
            <w:webHidden/>
          </w:rPr>
        </w:r>
      </w:ins>
      <w:r>
        <w:rPr>
          <w:noProof/>
          <w:webHidden/>
        </w:rPr>
        <w:fldChar w:fldCharType="separate"/>
      </w:r>
      <w:ins w:id="117" w:author="rolf" w:date="2017-12-26T17:37:00Z">
        <w:r w:rsidR="00B64BCC">
          <w:rPr>
            <w:noProof/>
            <w:webHidden/>
          </w:rPr>
          <w:t>25</w:t>
        </w:r>
      </w:ins>
      <w:ins w:id="118" w:author="rolf" w:date="2017-12-26T17:24:00Z">
        <w:r>
          <w:rPr>
            <w:noProof/>
            <w:webHidden/>
          </w:rPr>
          <w:fldChar w:fldCharType="end"/>
        </w:r>
        <w:r w:rsidRPr="00162DF0">
          <w:rPr>
            <w:rStyle w:val="Hyperlink"/>
            <w:noProof/>
          </w:rPr>
          <w:fldChar w:fldCharType="end"/>
        </w:r>
      </w:ins>
    </w:p>
    <w:p w:rsidR="00573F7D" w:rsidRDefault="00573F7D">
      <w:pPr>
        <w:pStyle w:val="Verzeichnis2"/>
        <w:tabs>
          <w:tab w:val="right" w:leader="dot" w:pos="9062"/>
        </w:tabs>
        <w:rPr>
          <w:ins w:id="119" w:author="rolf" w:date="2017-12-26T17:24:00Z"/>
          <w:rFonts w:asciiTheme="minorHAnsi" w:eastAsiaTheme="minorEastAsia" w:hAnsiTheme="minorHAnsi" w:cstheme="minorBidi"/>
          <w:noProof/>
          <w:lang w:eastAsia="de-DE"/>
        </w:rPr>
      </w:pPr>
      <w:ins w:id="120" w:author="rolf" w:date="2017-12-26T17:24:00Z">
        <w:r w:rsidRPr="00162DF0">
          <w:rPr>
            <w:rStyle w:val="Hyperlink"/>
            <w:noProof/>
          </w:rPr>
          <w:fldChar w:fldCharType="begin"/>
        </w:r>
        <w:r w:rsidRPr="00162DF0">
          <w:rPr>
            <w:rStyle w:val="Hyperlink"/>
            <w:noProof/>
          </w:rPr>
          <w:instrText xml:space="preserve"> </w:instrText>
        </w:r>
        <w:r>
          <w:rPr>
            <w:noProof/>
          </w:rPr>
          <w:instrText>HYPERLINK \l "_Toc502072402"</w:instrText>
        </w:r>
        <w:r w:rsidRPr="00162DF0">
          <w:rPr>
            <w:rStyle w:val="Hyperlink"/>
            <w:noProof/>
          </w:rPr>
          <w:instrText xml:space="preserve"> </w:instrText>
        </w:r>
        <w:r w:rsidRPr="00162DF0">
          <w:rPr>
            <w:rStyle w:val="Hyperlink"/>
            <w:noProof/>
          </w:rPr>
        </w:r>
        <w:r w:rsidRPr="00162DF0">
          <w:rPr>
            <w:rStyle w:val="Hyperlink"/>
            <w:noProof/>
          </w:rPr>
          <w:fldChar w:fldCharType="separate"/>
        </w:r>
        <w:r w:rsidRPr="00162DF0">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_Toc502072402 \h </w:instrText>
        </w:r>
        <w:r>
          <w:rPr>
            <w:noProof/>
            <w:webHidden/>
          </w:rPr>
        </w:r>
      </w:ins>
      <w:r>
        <w:rPr>
          <w:noProof/>
          <w:webHidden/>
        </w:rPr>
        <w:fldChar w:fldCharType="separate"/>
      </w:r>
      <w:ins w:id="121" w:author="rolf" w:date="2017-12-26T17:37:00Z">
        <w:r w:rsidR="00B64BCC">
          <w:rPr>
            <w:noProof/>
            <w:webHidden/>
          </w:rPr>
          <w:t>32</w:t>
        </w:r>
      </w:ins>
      <w:ins w:id="122" w:author="rolf" w:date="2017-12-26T17:24:00Z">
        <w:r>
          <w:rPr>
            <w:noProof/>
            <w:webHidden/>
          </w:rPr>
          <w:fldChar w:fldCharType="end"/>
        </w:r>
        <w:r w:rsidRPr="00162DF0">
          <w:rPr>
            <w:rStyle w:val="Hyperlink"/>
            <w:noProof/>
          </w:rPr>
          <w:fldChar w:fldCharType="end"/>
        </w:r>
      </w:ins>
    </w:p>
    <w:p w:rsidR="00B82B87" w:rsidRPr="00931F57" w:rsidDel="003879FD" w:rsidRDefault="003B0AE2" w:rsidP="00B82B87">
      <w:pPr>
        <w:pStyle w:val="berschrift4"/>
        <w:rPr>
          <w:del w:id="123" w:author="rolf" w:date="2017-06-05T18:05:00Z"/>
          <w:rFonts w:asciiTheme="minorHAnsi" w:hAnsiTheme="minorHAnsi"/>
          <w:noProof/>
          <w:lang w:val="en-US"/>
        </w:rPr>
      </w:pPr>
      <w:ins w:id="124" w:author="Hempel, Rolf" w:date="2017-10-17T16:05:00Z">
        <w:del w:id="125" w:author="rolf" w:date="2017-10-17T20:32:00Z">
          <w:r w:rsidDel="008C0F56">
            <w:rPr>
              <w:noProof/>
              <w:webHidden/>
            </w:rPr>
            <w:delText>41011131517182431</w:delText>
          </w:r>
        </w:del>
      </w:ins>
    </w:p>
    <w:p w:rsidR="00B82B87" w:rsidDel="003879FD" w:rsidRDefault="00B82B87">
      <w:pPr>
        <w:pStyle w:val="Verzeichnis2"/>
        <w:tabs>
          <w:tab w:val="left" w:pos="660"/>
          <w:tab w:val="right" w:leader="dot" w:pos="9062"/>
        </w:tabs>
        <w:rPr>
          <w:del w:id="126" w:author="rolf" w:date="2017-06-05T18:05:00Z"/>
          <w:rFonts w:asciiTheme="minorHAnsi" w:eastAsiaTheme="minorEastAsia" w:hAnsiTheme="minorHAnsi" w:cstheme="minorBidi"/>
          <w:noProof/>
          <w:lang w:eastAsia="de-DE"/>
        </w:rPr>
      </w:pPr>
      <w:del w:id="127" w:author="rolf" w:date="2017-06-05T18:05:00Z">
        <w:r w:rsidRPr="003879FD" w:rsidDel="003879FD">
          <w:rPr>
            <w:noProof/>
            <w:rPrChange w:id="128"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29"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30" w:author="rolf" w:date="2017-06-05T18:05:00Z"/>
          <w:rFonts w:asciiTheme="minorHAnsi" w:eastAsiaTheme="minorEastAsia" w:hAnsiTheme="minorHAnsi" w:cstheme="minorBidi"/>
          <w:noProof/>
          <w:lang w:eastAsia="de-DE"/>
        </w:rPr>
      </w:pPr>
      <w:del w:id="131" w:author="rolf" w:date="2017-06-05T18:05:00Z">
        <w:r w:rsidRPr="003879FD" w:rsidDel="003879FD">
          <w:rPr>
            <w:noProof/>
            <w:rPrChange w:id="132"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33"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34" w:author="rolf" w:date="2017-06-05T18:05:00Z"/>
          <w:rFonts w:asciiTheme="minorHAnsi" w:eastAsiaTheme="minorEastAsia" w:hAnsiTheme="minorHAnsi" w:cstheme="minorBidi"/>
          <w:noProof/>
          <w:lang w:eastAsia="de-DE"/>
        </w:rPr>
      </w:pPr>
      <w:del w:id="135" w:author="rolf" w:date="2017-06-05T18:05:00Z">
        <w:r w:rsidRPr="003879FD" w:rsidDel="003879FD">
          <w:rPr>
            <w:noProof/>
            <w:rPrChange w:id="136"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37"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38" w:author="rolf" w:date="2017-06-05T18:05:00Z"/>
          <w:rFonts w:asciiTheme="minorHAnsi" w:eastAsiaTheme="minorEastAsia" w:hAnsiTheme="minorHAnsi" w:cstheme="minorBidi"/>
          <w:noProof/>
          <w:lang w:eastAsia="de-DE"/>
        </w:rPr>
      </w:pPr>
      <w:del w:id="139" w:author="rolf" w:date="2017-06-05T18:05:00Z">
        <w:r w:rsidRPr="003879FD" w:rsidDel="003879FD">
          <w:rPr>
            <w:noProof/>
            <w:rPrChange w:id="140"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41"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42" w:author="rolf" w:date="2017-06-05T18:05:00Z"/>
          <w:rFonts w:asciiTheme="minorHAnsi" w:eastAsiaTheme="minorEastAsia" w:hAnsiTheme="minorHAnsi" w:cstheme="minorBidi"/>
          <w:noProof/>
          <w:lang w:eastAsia="de-DE"/>
        </w:rPr>
      </w:pPr>
      <w:del w:id="143" w:author="rolf" w:date="2017-06-05T18:05:00Z">
        <w:r w:rsidRPr="003879FD" w:rsidDel="003879FD">
          <w:rPr>
            <w:noProof/>
            <w:rPrChange w:id="144"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45"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46" w:author="rolf" w:date="2017-06-05T18:05:00Z"/>
          <w:rFonts w:asciiTheme="minorHAnsi" w:eastAsiaTheme="minorEastAsia" w:hAnsiTheme="minorHAnsi" w:cstheme="minorBidi"/>
          <w:noProof/>
          <w:lang w:eastAsia="de-DE"/>
        </w:rPr>
      </w:pPr>
      <w:del w:id="147" w:author="rolf" w:date="2017-06-05T18:05:00Z">
        <w:r w:rsidRPr="003879FD" w:rsidDel="003879FD">
          <w:rPr>
            <w:noProof/>
            <w:rPrChange w:id="148"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49"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50" w:author="rolf" w:date="2017-06-05T18:05:00Z"/>
          <w:rFonts w:asciiTheme="minorHAnsi" w:eastAsiaTheme="minorEastAsia" w:hAnsiTheme="minorHAnsi" w:cstheme="minorBidi"/>
          <w:noProof/>
          <w:lang w:eastAsia="de-DE"/>
        </w:rPr>
      </w:pPr>
      <w:del w:id="151" w:author="rolf" w:date="2017-06-05T18:05:00Z">
        <w:r w:rsidRPr="003879FD" w:rsidDel="003879FD">
          <w:rPr>
            <w:noProof/>
            <w:rPrChange w:id="152"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53"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54" w:author="rolf" w:date="2017-06-05T18:05:00Z"/>
          <w:rFonts w:asciiTheme="minorHAnsi" w:eastAsiaTheme="minorEastAsia" w:hAnsiTheme="minorHAnsi" w:cstheme="minorBidi"/>
          <w:noProof/>
          <w:lang w:eastAsia="de-DE"/>
        </w:rPr>
      </w:pPr>
      <w:del w:id="155" w:author="rolf" w:date="2017-06-05T18:05:00Z">
        <w:r w:rsidRPr="003879FD" w:rsidDel="003879FD">
          <w:rPr>
            <w:noProof/>
            <w:rPrChange w:id="156"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157"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58" w:author="rolf" w:date="2017-06-05T18:05:00Z"/>
          <w:rFonts w:asciiTheme="minorHAnsi" w:eastAsiaTheme="minorEastAsia" w:hAnsiTheme="minorHAnsi" w:cstheme="minorBidi"/>
          <w:noProof/>
          <w:lang w:eastAsia="de-DE"/>
        </w:rPr>
      </w:pPr>
      <w:del w:id="159" w:author="rolf" w:date="2017-06-05T18:05:00Z">
        <w:r w:rsidRPr="003879FD" w:rsidDel="003879FD">
          <w:rPr>
            <w:noProof/>
            <w:rPrChange w:id="160"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161"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62" w:author="rolf" w:date="2017-06-05T18:05:00Z"/>
          <w:rFonts w:asciiTheme="minorHAnsi" w:eastAsiaTheme="minorEastAsia" w:hAnsiTheme="minorHAnsi" w:cstheme="minorBidi"/>
          <w:noProof/>
          <w:lang w:eastAsia="de-DE"/>
        </w:rPr>
      </w:pPr>
      <w:del w:id="163" w:author="rolf" w:date="2017-06-05T18:05:00Z">
        <w:r w:rsidRPr="003879FD" w:rsidDel="003879FD">
          <w:rPr>
            <w:noProof/>
            <w:rPrChange w:id="164"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165"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66" w:author="rolf" w:date="2017-06-05T18:05:00Z"/>
          <w:rFonts w:asciiTheme="minorHAnsi" w:eastAsiaTheme="minorEastAsia" w:hAnsiTheme="minorHAnsi" w:cstheme="minorBidi"/>
          <w:noProof/>
          <w:lang w:eastAsia="de-DE"/>
        </w:rPr>
      </w:pPr>
      <w:del w:id="167" w:author="rolf" w:date="2017-06-05T18:05:00Z">
        <w:r w:rsidRPr="003879FD" w:rsidDel="003879FD">
          <w:rPr>
            <w:noProof/>
            <w:rPrChange w:id="168"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169"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170" w:author="rolf" w:date="2017-06-05T18:05:00Z"/>
          <w:rFonts w:asciiTheme="minorHAnsi" w:eastAsiaTheme="minorEastAsia" w:hAnsiTheme="minorHAnsi" w:cstheme="minorBidi"/>
          <w:noProof/>
          <w:lang w:eastAsia="de-DE"/>
        </w:rPr>
      </w:pPr>
      <w:del w:id="171" w:author="rolf" w:date="2017-06-05T18:05:00Z">
        <w:r w:rsidRPr="003879FD" w:rsidDel="003879FD">
          <w:rPr>
            <w:noProof/>
            <w:rPrChange w:id="172"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173"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174" w:author="rolf" w:date="2017-06-05T18:05:00Z"/>
          <w:rFonts w:asciiTheme="minorHAnsi" w:eastAsiaTheme="minorEastAsia" w:hAnsiTheme="minorHAnsi" w:cstheme="minorBidi"/>
          <w:noProof/>
          <w:lang w:eastAsia="de-DE"/>
        </w:rPr>
      </w:pPr>
      <w:del w:id="175" w:author="rolf" w:date="2017-06-05T18:05:00Z">
        <w:r w:rsidRPr="003879FD" w:rsidDel="003879FD">
          <w:rPr>
            <w:noProof/>
            <w:rPrChange w:id="176"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177" w:author="rolf" w:date="2017-06-05T18:05:00Z"/>
          <w:rFonts w:asciiTheme="minorHAnsi" w:eastAsiaTheme="minorEastAsia" w:hAnsiTheme="minorHAnsi" w:cstheme="minorBidi"/>
          <w:noProof/>
          <w:lang w:eastAsia="de-DE"/>
        </w:rPr>
      </w:pPr>
      <w:del w:id="178" w:author="rolf" w:date="2017-06-05T18:05:00Z">
        <w:r w:rsidRPr="003879FD" w:rsidDel="003879FD">
          <w:rPr>
            <w:noProof/>
            <w:rPrChange w:id="179"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180" w:author="rolf" w:date="2017-06-05T18:05:00Z"/>
          <w:rFonts w:asciiTheme="minorHAnsi" w:eastAsiaTheme="minorEastAsia" w:hAnsiTheme="minorHAnsi" w:cstheme="minorBidi"/>
          <w:noProof/>
          <w:lang w:eastAsia="de-DE"/>
        </w:rPr>
      </w:pPr>
      <w:del w:id="181" w:author="rolf" w:date="2017-06-05T18:05:00Z">
        <w:r w:rsidRPr="003879FD" w:rsidDel="003879FD">
          <w:rPr>
            <w:noProof/>
            <w:rPrChange w:id="182"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183" w:name="_Toc502072377"/>
      <w:r w:rsidRPr="002B5809">
        <w:rPr>
          <w:lang w:val="en-US"/>
        </w:rPr>
        <w:t>Introduction</w:t>
      </w:r>
      <w:bookmarkEnd w:id="183"/>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184" w:author="rolf" w:date="2017-06-05T20:54:00Z">
        <w:r w:rsidR="00ED585E" w:rsidRPr="002B5809" w:rsidDel="00E36242">
          <w:rPr>
            <w:lang w:val="en-US"/>
          </w:rPr>
          <w:delText xml:space="preserve">“ </w:delText>
        </w:r>
      </w:del>
      <w:ins w:id="185"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w:t>
      </w:r>
      <w:r w:rsidRPr="002B5809">
        <w:rPr>
          <w:lang w:val="en-US"/>
        </w:rPr>
        <w:lastRenderedPageBreak/>
        <w:t xml:space="preserve">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186" w:author="rolf" w:date="2017-06-05T15:36:00Z"/>
          <w:lang w:val="en-US"/>
        </w:rPr>
      </w:pPr>
    </w:p>
    <w:p w:rsidR="00D547DB" w:rsidRDefault="00D547DB">
      <w:pPr>
        <w:pStyle w:val="berschrift2"/>
        <w:rPr>
          <w:ins w:id="187" w:author="rolf" w:date="2017-06-05T15:36:00Z"/>
          <w:lang w:val="en-US"/>
        </w:rPr>
        <w:pPrChange w:id="188" w:author="rolf" w:date="2017-06-05T15:36:00Z">
          <w:pPr/>
        </w:pPrChange>
      </w:pPr>
      <w:bookmarkStart w:id="189" w:name="_Toc502072378"/>
      <w:ins w:id="190" w:author="rolf" w:date="2017-06-05T15:36:00Z">
        <w:r>
          <w:rPr>
            <w:lang w:val="en-US"/>
          </w:rPr>
          <w:t>Changelog</w:t>
        </w:r>
        <w:bookmarkEnd w:id="189"/>
      </w:ins>
    </w:p>
    <w:p w:rsidR="00D547DB" w:rsidRPr="00D547DB" w:rsidRDefault="00D547DB" w:rsidP="00D547DB">
      <w:pPr>
        <w:pStyle w:val="Listenabsatz"/>
        <w:keepNext/>
        <w:numPr>
          <w:ilvl w:val="0"/>
          <w:numId w:val="29"/>
        </w:numPr>
        <w:spacing w:before="240" w:after="60"/>
        <w:contextualSpacing w:val="0"/>
        <w:outlineLvl w:val="2"/>
        <w:rPr>
          <w:ins w:id="191"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192"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193" w:author="rolf" w:date="2017-06-05T15:37:00Z"/>
          <w:rFonts w:ascii="Arial" w:eastAsiaTheme="majorEastAsia" w:hAnsi="Arial" w:cstheme="majorBidi"/>
          <w:b/>
          <w:bCs/>
          <w:vanish/>
          <w:sz w:val="26"/>
          <w:szCs w:val="26"/>
          <w:lang w:val="en-US" w:eastAsia="de-DE"/>
        </w:rPr>
      </w:pPr>
      <w:bookmarkStart w:id="194" w:name="_Toc484449259"/>
      <w:bookmarkStart w:id="195" w:name="_Toc502072379"/>
      <w:bookmarkEnd w:id="194"/>
      <w:bookmarkEnd w:id="195"/>
    </w:p>
    <w:p w:rsidR="00D547DB" w:rsidRPr="00D547DB" w:rsidRDefault="00D547DB" w:rsidP="00D547DB">
      <w:pPr>
        <w:pStyle w:val="Listenabsatz"/>
        <w:keepNext/>
        <w:numPr>
          <w:ilvl w:val="1"/>
          <w:numId w:val="29"/>
        </w:numPr>
        <w:spacing w:before="240" w:after="60"/>
        <w:contextualSpacing w:val="0"/>
        <w:outlineLvl w:val="2"/>
        <w:rPr>
          <w:ins w:id="196" w:author="rolf" w:date="2017-06-05T15:37:00Z"/>
          <w:rFonts w:ascii="Arial" w:eastAsiaTheme="majorEastAsia" w:hAnsi="Arial" w:cstheme="majorBidi"/>
          <w:b/>
          <w:bCs/>
          <w:vanish/>
          <w:sz w:val="26"/>
          <w:szCs w:val="26"/>
          <w:lang w:val="en-US" w:eastAsia="de-DE"/>
        </w:rPr>
      </w:pPr>
      <w:bookmarkStart w:id="197" w:name="_Toc484449260"/>
      <w:bookmarkStart w:id="198" w:name="_Toc502072380"/>
      <w:bookmarkEnd w:id="197"/>
      <w:bookmarkEnd w:id="198"/>
    </w:p>
    <w:p w:rsidR="00DD1CE5" w:rsidRDefault="00DD1CE5">
      <w:pPr>
        <w:pStyle w:val="berschrift3"/>
        <w:rPr>
          <w:ins w:id="199" w:author="rolf" w:date="2017-12-26T16:27:00Z"/>
          <w:lang w:val="en-US"/>
        </w:rPr>
        <w:pPrChange w:id="200" w:author="rolf" w:date="2017-06-05T15:37:00Z">
          <w:pPr/>
        </w:pPrChange>
      </w:pPr>
      <w:bookmarkStart w:id="201" w:name="_Toc502072381"/>
      <w:ins w:id="202" w:author="rolf" w:date="2017-12-26T16:27:00Z">
        <w:r>
          <w:rPr>
            <w:lang w:val="en-US"/>
          </w:rPr>
          <w:t>Changes since version 0.9.5 (October 2017)</w:t>
        </w:r>
        <w:bookmarkEnd w:id="201"/>
      </w:ins>
    </w:p>
    <w:p w:rsidR="00DD1CE5" w:rsidRDefault="00DD1CE5" w:rsidP="00DD1CE5">
      <w:pPr>
        <w:pStyle w:val="Listenabsatz"/>
        <w:numPr>
          <w:ilvl w:val="0"/>
          <w:numId w:val="44"/>
        </w:numPr>
        <w:rPr>
          <w:ins w:id="203" w:author="rolf" w:date="2017-12-26T16:28:00Z"/>
          <w:lang w:val="en-US" w:eastAsia="de-DE"/>
        </w:rPr>
        <w:pPrChange w:id="204" w:author="rolf" w:date="2017-12-26T16:27:00Z">
          <w:pPr/>
        </w:pPrChange>
      </w:pPr>
      <w:ins w:id="205" w:author="rolf" w:date="2017-12-26T16:27:00Z">
        <w:r>
          <w:rPr>
            <w:lang w:val="en-US" w:eastAsia="de-DE"/>
          </w:rPr>
          <w:t xml:space="preserve">The entire Python code was ported from Python 2.7 to Python 3.4. </w:t>
        </w:r>
      </w:ins>
      <w:ins w:id="206" w:author="rolf" w:date="2017-12-26T16:28:00Z">
        <w:r>
          <w:rPr>
            <w:lang w:val="en-US" w:eastAsia="de-DE"/>
          </w:rPr>
          <w:t>The GUI toolkit Qt4 was replaced with Qt5.</w:t>
        </w:r>
      </w:ins>
    </w:p>
    <w:p w:rsidR="00DD1CE5" w:rsidRDefault="00DD1CE5" w:rsidP="00DD1CE5">
      <w:pPr>
        <w:pStyle w:val="Listenabsatz"/>
        <w:numPr>
          <w:ilvl w:val="0"/>
          <w:numId w:val="44"/>
        </w:numPr>
        <w:rPr>
          <w:ins w:id="207" w:author="rolf" w:date="2017-12-26T16:30:00Z"/>
          <w:lang w:val="en-US" w:eastAsia="de-DE"/>
        </w:rPr>
        <w:pPrChange w:id="208" w:author="rolf" w:date="2017-12-26T16:27:00Z">
          <w:pPr/>
        </w:pPrChange>
      </w:pPr>
      <w:ins w:id="209" w:author="rolf" w:date="2017-12-26T16:29:00Z">
        <w:r>
          <w:rPr>
            <w:lang w:val="en-US" w:eastAsia="de-DE"/>
          </w:rPr>
          <w:t xml:space="preserve">The Windows installer was produced with </w:t>
        </w:r>
        <w:proofErr w:type="spellStart"/>
        <w:r>
          <w:rPr>
            <w:lang w:val="en-US" w:eastAsia="de-DE"/>
          </w:rPr>
          <w:t>PyInstaller</w:t>
        </w:r>
        <w:proofErr w:type="spellEnd"/>
        <w:r>
          <w:rPr>
            <w:lang w:val="en-US" w:eastAsia="de-DE"/>
          </w:rPr>
          <w:t xml:space="preserve"> 3.3.1 instead of </w:t>
        </w:r>
      </w:ins>
      <w:ins w:id="210" w:author="rolf" w:date="2017-12-26T16:30:00Z">
        <w:r>
          <w:rPr>
            <w:lang w:val="en-US" w:eastAsia="de-DE"/>
          </w:rPr>
          <w:t>P</w:t>
        </w:r>
      </w:ins>
      <w:ins w:id="211" w:author="rolf" w:date="2017-12-26T16:29:00Z">
        <w:r>
          <w:rPr>
            <w:lang w:val="en-US" w:eastAsia="de-DE"/>
          </w:rPr>
          <w:t>y2exe.</w:t>
        </w:r>
      </w:ins>
    </w:p>
    <w:p w:rsidR="00DD1CE5" w:rsidRPr="00DD1CE5" w:rsidRDefault="00DD1CE5" w:rsidP="00DD1CE5">
      <w:pPr>
        <w:pStyle w:val="Listenabsatz"/>
        <w:numPr>
          <w:ilvl w:val="0"/>
          <w:numId w:val="44"/>
        </w:numPr>
        <w:rPr>
          <w:ins w:id="212" w:author="rolf" w:date="2017-12-26T16:27:00Z"/>
          <w:lang w:val="en-US" w:eastAsia="de-DE"/>
          <w:rPrChange w:id="213" w:author="rolf" w:date="2017-12-26T16:27:00Z">
            <w:rPr>
              <w:ins w:id="214" w:author="rolf" w:date="2017-12-26T16:27:00Z"/>
              <w:lang w:val="en-US"/>
            </w:rPr>
          </w:rPrChange>
        </w:rPr>
        <w:pPrChange w:id="215" w:author="rolf" w:date="2017-12-26T16:27:00Z">
          <w:pPr/>
        </w:pPrChange>
      </w:pPr>
      <w:ins w:id="216" w:author="rolf" w:date="2017-12-26T16:30:00Z">
        <w:r>
          <w:rPr>
            <w:lang w:val="en-US" w:eastAsia="de-DE"/>
          </w:rPr>
          <w:t>Some default configuration parameters have changed.</w:t>
        </w:r>
      </w:ins>
    </w:p>
    <w:p w:rsidR="00D547DB" w:rsidRDefault="00075AD1">
      <w:pPr>
        <w:pStyle w:val="berschrift3"/>
        <w:rPr>
          <w:ins w:id="217" w:author="rolf" w:date="2017-06-05T15:37:00Z"/>
          <w:lang w:val="en-US"/>
        </w:rPr>
        <w:pPrChange w:id="218" w:author="rolf" w:date="2017-06-05T15:37:00Z">
          <w:pPr/>
        </w:pPrChange>
      </w:pPr>
      <w:bookmarkStart w:id="219" w:name="_Toc502072382"/>
      <w:ins w:id="220" w:author="rolf" w:date="2017-06-05T15:37:00Z">
        <w:r>
          <w:rPr>
            <w:lang w:val="en-US"/>
          </w:rPr>
          <w:t>Changes since version 0.9.3 (October 2016)</w:t>
        </w:r>
        <w:bookmarkEnd w:id="219"/>
      </w:ins>
    </w:p>
    <w:p w:rsidR="00075AD1" w:rsidRDefault="00075AD1">
      <w:pPr>
        <w:pStyle w:val="Listenabsatz"/>
        <w:numPr>
          <w:ilvl w:val="0"/>
          <w:numId w:val="41"/>
        </w:numPr>
        <w:rPr>
          <w:ins w:id="221" w:author="rolf" w:date="2017-06-05T15:41:00Z"/>
          <w:lang w:val="en-US" w:eastAsia="de-DE"/>
        </w:rPr>
        <w:pPrChange w:id="222" w:author="rolf" w:date="2017-06-05T15:39:00Z">
          <w:pPr/>
        </w:pPrChange>
      </w:pPr>
      <w:ins w:id="223" w:author="rolf" w:date="2017-06-05T15:39:00Z">
        <w:r>
          <w:rPr>
            <w:lang w:val="en-US" w:eastAsia="de-DE"/>
          </w:rPr>
          <w:t>Intro</w:t>
        </w:r>
        <w:r w:rsidR="00F16035">
          <w:rPr>
            <w:lang w:val="en-US" w:eastAsia="de-DE"/>
          </w:rPr>
          <w:t xml:space="preserve">duction of </w:t>
        </w:r>
        <w:del w:id="224" w:author="Hempel, Rolf" w:date="2017-06-06T09:16:00Z">
          <w:r w:rsidR="00F16035" w:rsidDel="003A3CCB">
            <w:rPr>
              <w:lang w:val="en-US" w:eastAsia="de-DE"/>
            </w:rPr>
            <w:delText>A</w:delText>
          </w:r>
        </w:del>
      </w:ins>
      <w:ins w:id="225" w:author="Hempel, Rolf" w:date="2017-06-06T09:16:00Z">
        <w:r w:rsidR="003A3CCB">
          <w:rPr>
            <w:lang w:val="en-US" w:eastAsia="de-DE"/>
          </w:rPr>
          <w:t>a</w:t>
        </w:r>
      </w:ins>
      <w:ins w:id="226" w:author="rolf" w:date="2017-06-05T15:39:00Z">
        <w:r w:rsidR="00F16035">
          <w:rPr>
            <w:lang w:val="en-US" w:eastAsia="de-DE"/>
          </w:rPr>
          <w:t xml:space="preserve">uto-alignment (see </w:t>
        </w:r>
      </w:ins>
      <w:ins w:id="227" w:author="rolf" w:date="2017-06-05T19:50:00Z">
        <w:r w:rsidR="00F16035">
          <w:rPr>
            <w:lang w:val="en-US" w:eastAsia="de-DE"/>
          </w:rPr>
          <w:t>S</w:t>
        </w:r>
      </w:ins>
      <w:ins w:id="228" w:author="rolf" w:date="2017-06-05T15:39:00Z">
        <w:r>
          <w:rPr>
            <w:lang w:val="en-US" w:eastAsia="de-DE"/>
          </w:rPr>
          <w:t xml:space="preserve">ection </w:t>
        </w:r>
      </w:ins>
      <w:ins w:id="229"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30" w:author="rolf" w:date="2017-12-26T17:37:00Z">
        <w:r w:rsidR="00B64BCC">
          <w:rPr>
            <w:lang w:val="en-US" w:eastAsia="de-DE"/>
          </w:rPr>
          <w:t>4.9</w:t>
        </w:r>
      </w:ins>
      <w:ins w:id="231" w:author="rolf" w:date="2017-06-05T19:50:00Z">
        <w:r w:rsidR="00F16035">
          <w:rPr>
            <w:lang w:val="en-US" w:eastAsia="de-DE"/>
          </w:rPr>
          <w:fldChar w:fldCharType="end"/>
        </w:r>
      </w:ins>
      <w:ins w:id="232" w:author="rolf" w:date="2017-06-05T15:39:00Z">
        <w:r>
          <w:rPr>
            <w:lang w:val="en-US" w:eastAsia="de-DE"/>
          </w:rPr>
          <w:t xml:space="preserve">). </w:t>
        </w:r>
      </w:ins>
      <w:ins w:id="233" w:author="rolf" w:date="2017-06-05T15:40:00Z">
        <w:r>
          <w:rPr>
            <w:lang w:val="en-US" w:eastAsia="de-DE"/>
          </w:rPr>
          <w:t>A new GUI button “Auto-Alignment on/off” was added.</w:t>
        </w:r>
      </w:ins>
      <w:ins w:id="234"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35" w:author="rolf" w:date="2017-07-23T16:58:00Z"/>
          <w:lang w:val="en-US" w:eastAsia="de-DE"/>
        </w:rPr>
        <w:pPrChange w:id="236" w:author="rolf" w:date="2017-06-05T15:39:00Z">
          <w:pPr/>
        </w:pPrChange>
      </w:pPr>
      <w:ins w:id="237" w:author="rolf" w:date="2017-06-05T15:41:00Z">
        <w:r>
          <w:rPr>
            <w:lang w:val="en-US" w:eastAsia="de-DE"/>
          </w:rPr>
          <w:t>New option to record more than one vi</w:t>
        </w:r>
        <w:r w:rsidR="00F16035">
          <w:rPr>
            <w:lang w:val="en-US" w:eastAsia="de-DE"/>
          </w:rPr>
          <w:t xml:space="preserve">deo at each tile location (see </w:t>
        </w:r>
      </w:ins>
      <w:ins w:id="238" w:author="rolf" w:date="2017-06-05T19:50:00Z">
        <w:r w:rsidR="00F16035">
          <w:rPr>
            <w:lang w:val="en-US" w:eastAsia="de-DE"/>
          </w:rPr>
          <w:t>S</w:t>
        </w:r>
      </w:ins>
      <w:ins w:id="239" w:author="rolf" w:date="2017-06-05T15:41:00Z">
        <w:r>
          <w:rPr>
            <w:lang w:val="en-US" w:eastAsia="de-DE"/>
          </w:rPr>
          <w:t xml:space="preserve">ection </w:t>
        </w:r>
      </w:ins>
      <w:ins w:id="240" w:author="rolf" w:date="2017-10-30T18:05:00Z">
        <w:r w:rsidR="00315189">
          <w:rPr>
            <w:lang w:val="en-US" w:eastAsia="de-DE"/>
          </w:rPr>
          <w:fldChar w:fldCharType="begin"/>
        </w:r>
        <w:r w:rsidR="00315189">
          <w:rPr>
            <w:lang w:val="en-US" w:eastAsia="de-DE"/>
          </w:rPr>
          <w:instrText xml:space="preserve"> REF _Ref497150063 \r \h </w:instrText>
        </w:r>
      </w:ins>
      <w:r w:rsidR="00315189">
        <w:rPr>
          <w:lang w:val="en-US" w:eastAsia="de-DE"/>
        </w:rPr>
      </w:r>
      <w:r w:rsidR="00315189">
        <w:rPr>
          <w:lang w:val="en-US" w:eastAsia="de-DE"/>
        </w:rPr>
        <w:fldChar w:fldCharType="separate"/>
      </w:r>
      <w:ins w:id="241" w:author="rolf" w:date="2017-12-26T17:37:00Z">
        <w:r w:rsidR="00B64BCC">
          <w:rPr>
            <w:lang w:val="en-US" w:eastAsia="de-DE"/>
          </w:rPr>
          <w:t>4.7</w:t>
        </w:r>
      </w:ins>
      <w:ins w:id="242" w:author="rolf" w:date="2017-10-30T18:05:00Z">
        <w:r w:rsidR="00315189">
          <w:rPr>
            <w:lang w:val="en-US" w:eastAsia="de-DE"/>
          </w:rPr>
          <w:fldChar w:fldCharType="end"/>
        </w:r>
      </w:ins>
      <w:ins w:id="243" w:author="rolf" w:date="2017-06-05T15:41:00Z">
        <w:r>
          <w:rPr>
            <w:lang w:val="en-US" w:eastAsia="de-DE"/>
          </w:rPr>
          <w:t>).</w:t>
        </w:r>
      </w:ins>
    </w:p>
    <w:p w:rsidR="00B87420" w:rsidRDefault="00B87420">
      <w:pPr>
        <w:pStyle w:val="Listenabsatz"/>
        <w:numPr>
          <w:ilvl w:val="0"/>
          <w:numId w:val="41"/>
        </w:numPr>
        <w:rPr>
          <w:ins w:id="244" w:author="rolf" w:date="2017-06-05T15:41:00Z"/>
          <w:lang w:val="en-US" w:eastAsia="de-DE"/>
        </w:rPr>
        <w:pPrChange w:id="245" w:author="rolf" w:date="2017-06-05T15:39:00Z">
          <w:pPr/>
        </w:pPrChange>
      </w:pPr>
      <w:ins w:id="246" w:author="rolf" w:date="2017-07-23T16:58:00Z">
        <w:r>
          <w:rPr>
            <w:lang w:val="en-US" w:eastAsia="de-DE"/>
          </w:rPr>
          <w:t xml:space="preserve">New option to focus on a star rather than on a </w:t>
        </w:r>
      </w:ins>
      <w:ins w:id="247" w:author="Hempel, Rolf" w:date="2017-10-17T16:01:00Z">
        <w:r w:rsidR="003B0AE2">
          <w:rPr>
            <w:lang w:val="en-US" w:eastAsia="de-DE"/>
          </w:rPr>
          <w:t xml:space="preserve">lunar </w:t>
        </w:r>
      </w:ins>
      <w:ins w:id="248" w:author="rolf" w:date="2017-07-23T16:58:00Z">
        <w:r>
          <w:rPr>
            <w:lang w:val="en-US" w:eastAsia="de-DE"/>
          </w:rPr>
          <w:t xml:space="preserve">surface area (see Section </w:t>
        </w:r>
        <w:r>
          <w:rPr>
            <w:lang w:val="en-US" w:eastAsia="de-DE"/>
          </w:rPr>
          <w:fldChar w:fldCharType="begin"/>
        </w:r>
        <w:r>
          <w:rPr>
            <w:lang w:val="en-US" w:eastAsia="de-DE"/>
          </w:rPr>
          <w:instrText xml:space="preserve"> REF _Ref436315061 \r \h </w:instrText>
        </w:r>
      </w:ins>
      <w:r>
        <w:rPr>
          <w:lang w:val="en-US" w:eastAsia="de-DE"/>
        </w:rPr>
      </w:r>
      <w:r>
        <w:rPr>
          <w:lang w:val="en-US" w:eastAsia="de-DE"/>
        </w:rPr>
        <w:fldChar w:fldCharType="separate"/>
      </w:r>
      <w:ins w:id="249" w:author="rolf" w:date="2017-12-26T17:37:00Z">
        <w:r w:rsidR="00B64BCC">
          <w:rPr>
            <w:lang w:val="en-US" w:eastAsia="de-DE"/>
          </w:rPr>
          <w:t>4.6</w:t>
        </w:r>
      </w:ins>
      <w:ins w:id="250" w:author="rolf" w:date="2017-07-23T16:58:00Z">
        <w:r>
          <w:rPr>
            <w:lang w:val="en-US" w:eastAsia="de-DE"/>
          </w:rPr>
          <w:fldChar w:fldCharType="end"/>
        </w:r>
      </w:ins>
      <w:ins w:id="251" w:author="rolf" w:date="2017-07-23T16:59:00Z">
        <w:r>
          <w:rPr>
            <w:lang w:val="en-US" w:eastAsia="de-DE"/>
          </w:rPr>
          <w:t>).</w:t>
        </w:r>
      </w:ins>
    </w:p>
    <w:p w:rsidR="00075AD1" w:rsidRDefault="00075AD1">
      <w:pPr>
        <w:pStyle w:val="Listenabsatz"/>
        <w:numPr>
          <w:ilvl w:val="0"/>
          <w:numId w:val="41"/>
        </w:numPr>
        <w:rPr>
          <w:ins w:id="252" w:author="rolf" w:date="2017-10-30T17:37:00Z"/>
          <w:lang w:val="en-US" w:eastAsia="de-DE"/>
        </w:rPr>
        <w:pPrChange w:id="253" w:author="rolf" w:date="2017-06-05T15:39:00Z">
          <w:pPr/>
        </w:pPrChange>
      </w:pPr>
      <w:ins w:id="254" w:author="rolf" w:date="2017-06-05T15:43:00Z">
        <w:r>
          <w:rPr>
            <w:lang w:val="en-US" w:eastAsia="de-DE"/>
          </w:rPr>
          <w:t xml:space="preserve">Introduction of </w:t>
        </w:r>
      </w:ins>
      <w:ins w:id="255" w:author="rolf" w:date="2017-06-05T20:38:00Z">
        <w:r w:rsidR="000E0E04">
          <w:rPr>
            <w:lang w:val="en-US" w:eastAsia="de-DE"/>
          </w:rPr>
          <w:t>four</w:t>
        </w:r>
      </w:ins>
      <w:ins w:id="256" w:author="rolf" w:date="2017-06-05T15:43:00Z">
        <w:r>
          <w:rPr>
            <w:lang w:val="en-US" w:eastAsia="de-DE"/>
          </w:rPr>
          <w:t xml:space="preserve"> protocol levels with i</w:t>
        </w:r>
        <w:r w:rsidR="00F16035">
          <w:rPr>
            <w:lang w:val="en-US" w:eastAsia="de-DE"/>
          </w:rPr>
          <w:t xml:space="preserve">ncreasing level of detail (see </w:t>
        </w:r>
      </w:ins>
      <w:ins w:id="257" w:author="rolf" w:date="2017-06-05T19:50:00Z">
        <w:r w:rsidR="00F16035">
          <w:rPr>
            <w:lang w:val="en-US" w:eastAsia="de-DE"/>
          </w:rPr>
          <w:t>S</w:t>
        </w:r>
      </w:ins>
      <w:ins w:id="258" w:author="rolf" w:date="2017-06-05T15:43:00Z">
        <w:r>
          <w:rPr>
            <w:lang w:val="en-US" w:eastAsia="de-DE"/>
          </w:rPr>
          <w:t xml:space="preserve">ection </w:t>
        </w:r>
      </w:ins>
      <w:ins w:id="259"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60" w:author="rolf" w:date="2017-12-26T17:37:00Z">
        <w:r w:rsidR="00B64BCC">
          <w:rPr>
            <w:lang w:val="en-US" w:eastAsia="de-DE"/>
          </w:rPr>
          <w:t>4.1</w:t>
        </w:r>
      </w:ins>
      <w:ins w:id="261" w:author="rolf" w:date="2017-06-05T20:23:00Z">
        <w:r w:rsidR="00255AFB">
          <w:rPr>
            <w:lang w:val="en-US" w:eastAsia="de-DE"/>
          </w:rPr>
          <w:fldChar w:fldCharType="end"/>
        </w:r>
      </w:ins>
      <w:ins w:id="262" w:author="rolf" w:date="2017-06-05T15:43:00Z">
        <w:r>
          <w:rPr>
            <w:lang w:val="en-US" w:eastAsia="de-DE"/>
          </w:rPr>
          <w:t>). Also, readability of the protocol</w:t>
        </w:r>
      </w:ins>
      <w:ins w:id="263" w:author="Hempel, Rolf" w:date="2017-10-17T16:01:00Z">
        <w:r w:rsidR="003B0AE2">
          <w:rPr>
            <w:lang w:val="en-US" w:eastAsia="de-DE"/>
          </w:rPr>
          <w:t xml:space="preserve"> file</w:t>
        </w:r>
      </w:ins>
      <w:ins w:id="264" w:author="rolf" w:date="2017-06-05T15:43:00Z">
        <w:r>
          <w:rPr>
            <w:lang w:val="en-US" w:eastAsia="de-DE"/>
          </w:rPr>
          <w:t xml:space="preserve"> was improved.</w:t>
        </w:r>
      </w:ins>
    </w:p>
    <w:p w:rsidR="0005439E" w:rsidRDefault="0005439E">
      <w:pPr>
        <w:pStyle w:val="Listenabsatz"/>
        <w:numPr>
          <w:ilvl w:val="0"/>
          <w:numId w:val="41"/>
        </w:numPr>
        <w:rPr>
          <w:ins w:id="265" w:author="rolf" w:date="2017-06-05T15:46:00Z"/>
          <w:lang w:val="en-US" w:eastAsia="de-DE"/>
        </w:rPr>
        <w:pPrChange w:id="266" w:author="rolf" w:date="2017-06-05T15:39:00Z">
          <w:pPr/>
        </w:pPrChange>
      </w:pPr>
      <w:ins w:id="267" w:author="rolf" w:date="2017-10-30T17:37:00Z">
        <w:r>
          <w:rPr>
            <w:lang w:val="en-US" w:eastAsia="de-DE"/>
          </w:rPr>
          <w:lastRenderedPageBreak/>
          <w:t xml:space="preserve">A new landmark can be selected during the recording workflow without invalidating the </w:t>
        </w:r>
      </w:ins>
      <w:ins w:id="268" w:author="rolf" w:date="2017-10-31T08:33:00Z">
        <w:r w:rsidR="00A34ECE">
          <w:rPr>
            <w:lang w:val="en-US" w:eastAsia="de-DE"/>
          </w:rPr>
          <w:t xml:space="preserve">tiles recorded </w:t>
        </w:r>
      </w:ins>
      <w:ins w:id="269" w:author="rolf" w:date="2017-10-30T17:37:00Z">
        <w:r w:rsidR="00A34ECE">
          <w:rPr>
            <w:lang w:val="en-US" w:eastAsia="de-DE"/>
          </w:rPr>
          <w:t>so</w:t>
        </w:r>
      </w:ins>
      <w:ins w:id="270" w:author="rolf" w:date="2017-10-31T08:34:00Z">
        <w:r w:rsidR="00A34ECE">
          <w:rPr>
            <w:lang w:val="en-US" w:eastAsia="de-DE"/>
          </w:rPr>
          <w:t xml:space="preserve"> </w:t>
        </w:r>
      </w:ins>
      <w:ins w:id="271" w:author="rolf" w:date="2017-10-30T17:37:00Z">
        <w:r>
          <w:rPr>
            <w:lang w:val="en-US" w:eastAsia="de-DE"/>
          </w:rPr>
          <w:t xml:space="preserve">far. </w:t>
        </w:r>
      </w:ins>
      <w:ins w:id="272" w:author="rolf" w:date="2017-10-30T17:39:00Z">
        <w:r>
          <w:rPr>
            <w:lang w:val="en-US" w:eastAsia="de-DE"/>
          </w:rPr>
          <w:t>This works with both manual and automatic alignment.</w:t>
        </w:r>
      </w:ins>
    </w:p>
    <w:p w:rsidR="00075AD1" w:rsidRPr="00075AD1" w:rsidRDefault="00075AD1">
      <w:pPr>
        <w:rPr>
          <w:lang w:val="en-US" w:eastAsia="de-DE"/>
          <w:rPrChange w:id="273" w:author="rolf" w:date="2017-06-05T15:46:00Z">
            <w:rPr>
              <w:lang w:val="en-US"/>
            </w:rPr>
          </w:rPrChange>
        </w:rPr>
      </w:pPr>
      <w:ins w:id="274" w:author="rolf" w:date="2017-06-05T15:46:00Z">
        <w:r>
          <w:rPr>
            <w:lang w:val="en-US" w:eastAsia="de-DE"/>
          </w:rPr>
          <w:t xml:space="preserve">If </w:t>
        </w:r>
      </w:ins>
      <w:proofErr w:type="spellStart"/>
      <w:ins w:id="275" w:author="Hempel, Rolf" w:date="2017-10-17T15:34:00Z">
        <w:r w:rsidR="0000499E">
          <w:rPr>
            <w:lang w:val="en-US" w:eastAsia="de-DE"/>
          </w:rPr>
          <w:t>MoonPanoramaMaker</w:t>
        </w:r>
        <w:proofErr w:type="spellEnd"/>
        <w:r w:rsidR="0000499E">
          <w:rPr>
            <w:lang w:val="en-US" w:eastAsia="de-DE"/>
          </w:rPr>
          <w:t xml:space="preserve"> </w:t>
        </w:r>
      </w:ins>
      <w:ins w:id="276" w:author="rolf" w:date="2017-06-05T15:46:00Z">
        <w:r>
          <w:rPr>
            <w:lang w:val="en-US" w:eastAsia="de-DE"/>
          </w:rPr>
          <w:t xml:space="preserve">at startup </w:t>
        </w:r>
      </w:ins>
      <w:ins w:id="277" w:author="Hempel, Rolf" w:date="2017-10-17T15:34:00Z">
        <w:r w:rsidR="0000499E">
          <w:rPr>
            <w:lang w:val="en-US" w:eastAsia="de-DE"/>
          </w:rPr>
          <w:t xml:space="preserve">finds </w:t>
        </w:r>
      </w:ins>
      <w:ins w:id="278" w:author="rolf" w:date="2017-06-05T15:46:00Z">
        <w:r>
          <w:rPr>
            <w:lang w:val="en-US" w:eastAsia="de-DE"/>
          </w:rPr>
          <w:t xml:space="preserve">a configuration file </w:t>
        </w:r>
      </w:ins>
      <w:ins w:id="279" w:author="Hempel, Rolf" w:date="2017-10-17T15:32:00Z">
        <w:r w:rsidR="0000499E" w:rsidRPr="002B5809">
          <w:rPr>
            <w:lang w:val="en-US"/>
          </w:rPr>
          <w:t>“</w:t>
        </w:r>
        <w:r w:rsidR="0000499E">
          <w:rPr>
            <w:lang w:val="en-US"/>
          </w:rPr>
          <w:t>.</w:t>
        </w:r>
        <w:r w:rsidR="0000499E" w:rsidRPr="002B5809">
          <w:rPr>
            <w:lang w:val="en-US"/>
          </w:rPr>
          <w:t>MoonPanoramaMaker.ini”</w:t>
        </w:r>
      </w:ins>
      <w:ins w:id="280" w:author="rolf" w:date="2017-12-26T16:32:00Z">
        <w:r w:rsidR="00DD1CE5">
          <w:rPr>
            <w:lang w:val="en-US"/>
          </w:rPr>
          <w:t>,</w:t>
        </w:r>
      </w:ins>
      <w:ins w:id="281" w:author="Hempel, Rolf" w:date="2017-10-17T15:32:00Z">
        <w:r w:rsidR="0000499E">
          <w:rPr>
            <w:lang w:val="en-US"/>
          </w:rPr>
          <w:t xml:space="preserve"> </w:t>
        </w:r>
      </w:ins>
      <w:ins w:id="282" w:author="rolf" w:date="2017-12-26T16:32:00Z">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ins>
      <w:ins w:id="283" w:author="rolf" w:date="2017-06-05T15:46:00Z">
        <w:del w:id="284" w:author="Hempel, Rolf" w:date="2017-10-17T15:34:00Z">
          <w:r w:rsidDel="0000499E">
            <w:rPr>
              <w:lang w:val="en-US" w:eastAsia="de-DE"/>
            </w:rPr>
            <w:delText xml:space="preserve">is found </w:delText>
          </w:r>
        </w:del>
        <w:r>
          <w:rPr>
            <w:lang w:val="en-US" w:eastAsia="de-DE"/>
          </w:rPr>
          <w:t>in the user</w:t>
        </w:r>
      </w:ins>
      <w:ins w:id="285" w:author="rolf" w:date="2017-06-05T15:47:00Z">
        <w:r>
          <w:rPr>
            <w:lang w:val="en-US" w:eastAsia="de-DE"/>
          </w:rPr>
          <w:t xml:space="preserve">’s home directory, it </w:t>
        </w:r>
        <w:del w:id="286" w:author="Hempel, Rolf" w:date="2017-10-17T15:34:00Z">
          <w:r w:rsidDel="0000499E">
            <w:rPr>
              <w:lang w:val="en-US" w:eastAsia="de-DE"/>
            </w:rPr>
            <w:delText>is converted</w:delText>
          </w:r>
        </w:del>
      </w:ins>
      <w:ins w:id="287" w:author="Hempel, Rolf" w:date="2017-10-17T15:34:00Z">
        <w:r w:rsidR="0000499E">
          <w:rPr>
            <w:lang w:val="en-US" w:eastAsia="de-DE"/>
          </w:rPr>
          <w:t>converts it</w:t>
        </w:r>
      </w:ins>
      <w:ins w:id="288" w:author="rolf" w:date="2017-06-05T15:47:00Z">
        <w:r>
          <w:rPr>
            <w:lang w:val="en-US" w:eastAsia="de-DE"/>
          </w:rPr>
          <w:t xml:space="preserve"> into the new 0.9.</w:t>
        </w:r>
      </w:ins>
      <w:ins w:id="289" w:author="rolf" w:date="2017-12-26T16:31:00Z">
        <w:r w:rsidR="00DD1CE5">
          <w:rPr>
            <w:lang w:val="en-US" w:eastAsia="de-DE"/>
          </w:rPr>
          <w:t>6</w:t>
        </w:r>
      </w:ins>
      <w:ins w:id="290" w:author="rolf" w:date="2017-06-05T15:47:00Z">
        <w:r>
          <w:rPr>
            <w:lang w:val="en-US" w:eastAsia="de-DE"/>
          </w:rPr>
          <w:t xml:space="preserve"> format automatically.</w:t>
        </w:r>
      </w:ins>
      <w:ins w:id="291" w:author="Hempel, Rolf" w:date="2017-10-17T15:27:00Z">
        <w:r w:rsidR="0000499E">
          <w:rPr>
            <w:lang w:val="en-US" w:eastAsia="de-DE"/>
          </w:rPr>
          <w:t xml:space="preserve"> The reverse does not work</w:t>
        </w:r>
      </w:ins>
      <w:ins w:id="292" w:author="Hempel, Rolf" w:date="2017-10-17T16:01:00Z">
        <w:r w:rsidR="003B0AE2">
          <w:rPr>
            <w:lang w:val="en-US" w:eastAsia="de-DE"/>
          </w:rPr>
          <w:t>, though</w:t>
        </w:r>
      </w:ins>
      <w:ins w:id="293" w:author="Hempel, Rolf" w:date="2017-10-17T15:32:00Z">
        <w:r w:rsidR="0000499E">
          <w:rPr>
            <w:lang w:val="en-US" w:eastAsia="de-DE"/>
          </w:rPr>
          <w:t>: I</w:t>
        </w:r>
      </w:ins>
      <w:ins w:id="294" w:author="Hempel, Rolf" w:date="2017-10-17T15:30:00Z">
        <w:r w:rsidR="0000499E">
          <w:rPr>
            <w:lang w:val="en-US" w:eastAsia="de-DE"/>
          </w:rPr>
          <w:t xml:space="preserve">f a later </w:t>
        </w:r>
      </w:ins>
      <w:proofErr w:type="spellStart"/>
      <w:ins w:id="295" w:author="Hempel, Rolf" w:date="2017-10-17T15:33:00Z">
        <w:r w:rsidR="0000499E">
          <w:rPr>
            <w:lang w:val="en-US" w:eastAsia="de-DE"/>
          </w:rPr>
          <w:t>MoonPanoramaMaker</w:t>
        </w:r>
        <w:proofErr w:type="spellEnd"/>
        <w:r w:rsidR="0000499E">
          <w:rPr>
            <w:lang w:val="en-US" w:eastAsia="de-DE"/>
          </w:rPr>
          <w:t xml:space="preserve"> </w:t>
        </w:r>
      </w:ins>
      <w:ins w:id="296" w:author="Hempel, Rolf" w:date="2017-10-17T15:30:00Z">
        <w:r w:rsidR="0000499E">
          <w:rPr>
            <w:lang w:val="en-US" w:eastAsia="de-DE"/>
          </w:rPr>
          <w:t xml:space="preserve">version is de-installed and replaced with an older one, the </w:t>
        </w:r>
      </w:ins>
      <w:ins w:id="297" w:author="Hempel, Rolf" w:date="2017-10-17T15:33:00Z">
        <w:r w:rsidR="0000499E">
          <w:rPr>
            <w:lang w:val="en-US" w:eastAsia="de-DE"/>
          </w:rPr>
          <w:t xml:space="preserve">configuration </w:t>
        </w:r>
      </w:ins>
      <w:ins w:id="298" w:author="Hempel, Rolf" w:date="2017-10-17T15:31:00Z">
        <w:r w:rsidR="0000499E">
          <w:rPr>
            <w:lang w:val="en-US" w:eastAsia="de-DE"/>
          </w:rPr>
          <w:t>file</w:t>
        </w:r>
      </w:ins>
      <w:ins w:id="299" w:author="Hempel, Rolf" w:date="2017-10-17T15:33:00Z">
        <w:r w:rsidR="0000499E">
          <w:rPr>
            <w:lang w:val="en-US" w:eastAsia="de-DE"/>
          </w:rPr>
          <w:t xml:space="preserve"> </w:t>
        </w:r>
      </w:ins>
      <w:ins w:id="300" w:author="Hempel, Rolf" w:date="2017-10-17T15:31:00Z">
        <w:r w:rsidR="0000499E">
          <w:rPr>
            <w:lang w:val="en-US"/>
          </w:rPr>
          <w:t>must be deleted</w:t>
        </w:r>
      </w:ins>
      <w:ins w:id="301" w:author="Hempel, Rolf" w:date="2017-10-17T15:33:00Z">
        <w:r w:rsidR="0000499E">
          <w:rPr>
            <w:lang w:val="en-US"/>
          </w:rPr>
          <w:t xml:space="preserve"> before running the program</w:t>
        </w:r>
      </w:ins>
      <w:ins w:id="302" w:author="Hempel, Rolf" w:date="2017-10-17T15:32:00Z">
        <w:r w:rsidR="0000499E">
          <w:rPr>
            <w:lang w:val="en-US"/>
          </w:rPr>
          <w:t>.</w:t>
        </w:r>
      </w:ins>
    </w:p>
    <w:p w:rsidR="0000499E" w:rsidRDefault="0000499E">
      <w:pPr>
        <w:spacing w:after="0" w:line="240" w:lineRule="auto"/>
        <w:rPr>
          <w:ins w:id="303" w:author="Hempel, Rolf" w:date="2017-10-17T15:36:00Z"/>
          <w:rFonts w:ascii="Arial" w:eastAsiaTheme="majorEastAsia" w:hAnsi="Arial" w:cstheme="majorBidi"/>
          <w:b/>
          <w:bCs/>
          <w:i/>
          <w:iCs/>
          <w:sz w:val="28"/>
          <w:szCs w:val="28"/>
          <w:lang w:val="en-US"/>
        </w:rPr>
      </w:pPr>
      <w:bookmarkStart w:id="304" w:name="_Ref447780942"/>
      <w:ins w:id="305" w:author="Hempel, Rolf" w:date="2017-10-17T15:36:00Z">
        <w:del w:id="306" w:author="rolf" w:date="2017-12-26T16:31:00Z">
          <w:r w:rsidDel="00DD1CE5">
            <w:rPr>
              <w:lang w:val="en-US"/>
            </w:rPr>
            <w:br w:type="page"/>
          </w:r>
        </w:del>
      </w:ins>
    </w:p>
    <w:p w:rsidR="00D72D03" w:rsidRPr="002B5809" w:rsidRDefault="00311A59" w:rsidP="00767520">
      <w:pPr>
        <w:pStyle w:val="berschrift2"/>
        <w:rPr>
          <w:lang w:val="en-US"/>
        </w:rPr>
      </w:pPr>
      <w:bookmarkStart w:id="307" w:name="_Ref502071357"/>
      <w:bookmarkStart w:id="308" w:name="_Toc502072383"/>
      <w:r w:rsidRPr="002B5809">
        <w:rPr>
          <w:lang w:val="en-US"/>
        </w:rPr>
        <w:t>System Requirements and Software Installation</w:t>
      </w:r>
      <w:bookmarkEnd w:id="304"/>
      <w:bookmarkEnd w:id="307"/>
      <w:bookmarkEnd w:id="308"/>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ins w:id="309" w:author="rolf" w:date="2017-10-30T17:40:00Z">
        <w:r w:rsidR="0005439E">
          <w:rPr>
            <w:lang w:val="en-US"/>
          </w:rPr>
          <w:t>, and on a PC (</w:t>
        </w:r>
      </w:ins>
      <w:ins w:id="310" w:author="rolf" w:date="2017-10-30T17:42:00Z">
        <w:r w:rsidR="0005439E" w:rsidRPr="0005439E">
          <w:rPr>
            <w:lang w:val="en-US"/>
          </w:rPr>
          <w:t>Intel Core i7-7700K</w:t>
        </w:r>
        <w:r w:rsidR="0005439E">
          <w:rPr>
            <w:lang w:val="en-US"/>
          </w:rPr>
          <w:t>, 64GBytes RAM) running Windows 10 Professional.</w:t>
        </w:r>
      </w:ins>
      <w:ins w:id="311" w:author="rolf" w:date="2017-12-26T17:26:00Z">
        <w:r w:rsidR="007A72E8">
          <w:rPr>
            <w:lang w:val="en-US"/>
          </w:rPr>
          <w:t xml:space="preserve"> </w:t>
        </w:r>
        <w:r w:rsidR="007A72E8" w:rsidRPr="007A72E8">
          <w:rPr>
            <w:b/>
            <w:lang w:val="en-US"/>
            <w:rPrChange w:id="312" w:author="rolf" w:date="2017-12-26T17:26:00Z">
              <w:rPr>
                <w:lang w:val="en-US"/>
              </w:rPr>
            </w:rPrChange>
          </w:rPr>
          <w:t>On Windows 10 it might be necessary to install the program in compatibility mode (with Windows 7).</w:t>
        </w:r>
      </w:ins>
      <w:ins w:id="313" w:author="rolf" w:date="2017-10-30T17:42:00Z">
        <w:r w:rsidR="0005439E">
          <w:rPr>
            <w:lang w:val="en-US"/>
          </w:rPr>
          <w:t xml:space="preserve"> </w:t>
        </w:r>
      </w:ins>
      <w:del w:id="314" w:author="rolf" w:date="2017-10-30T17:42:00Z">
        <w:r w:rsidR="003A5E4E" w:rsidDel="0005439E">
          <w:rPr>
            <w:lang w:val="en-US"/>
          </w:rPr>
          <w:delText xml:space="preserve">. </w:delText>
        </w:r>
      </w:del>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315"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316" w:author="rolf" w:date="2017-06-05T20:48:00Z">
        <w:r w:rsidR="00A35A9A" w:rsidRPr="002B5809" w:rsidDel="00CD72D8">
          <w:rPr>
            <w:lang w:val="en-US"/>
          </w:rPr>
          <w:delText>“</w:delText>
        </w:r>
        <w:r w:rsidR="00DA505A" w:rsidRPr="002B5809" w:rsidDel="00CD72D8">
          <w:rPr>
            <w:lang w:val="en-US"/>
          </w:rPr>
          <w:delText xml:space="preserve">. </w:delText>
        </w:r>
      </w:del>
      <w:ins w:id="317" w:author="rolf" w:date="2017-06-05T20:48:00Z">
        <w:r w:rsidR="00CD72D8">
          <w:rPr>
            <w:lang w:val="en-US"/>
          </w:rPr>
          <w:t>”</w:t>
        </w:r>
      </w:ins>
      <w:ins w:id="318" w:author="rolf" w:date="2017-10-30T17:43:00Z">
        <w:r w:rsidR="0005439E">
          <w:rPr>
            <w:lang w:val="en-US"/>
          </w:rPr>
          <w:t xml:space="preserve"> (laptop) and </w:t>
        </w:r>
      </w:ins>
      <w:ins w:id="319" w:author="rolf" w:date="2017-10-30T17:44:00Z">
        <w:r w:rsidR="0005439E">
          <w:rPr>
            <w:lang w:val="en-US"/>
          </w:rPr>
          <w:t>“ACOM Platform 6.3</w:t>
        </w:r>
      </w:ins>
      <w:ins w:id="320" w:author="rolf" w:date="2017-10-30T17:45:00Z">
        <w:r w:rsidR="0005439E">
          <w:rPr>
            <w:lang w:val="en-US"/>
          </w:rPr>
          <w:t>” (PC)</w:t>
        </w:r>
      </w:ins>
      <w:ins w:id="321" w:author="rolf" w:date="2017-06-05T20:48:00Z">
        <w:r w:rsidR="00CD72D8" w:rsidRPr="002B5809">
          <w:rPr>
            <w:lang w:val="en-US"/>
          </w:rPr>
          <w:t xml:space="preserve">. </w:t>
        </w:r>
      </w:ins>
      <w:r w:rsidRPr="002B5809">
        <w:rPr>
          <w:lang w:val="en-US"/>
        </w:rPr>
        <w:t>Additionally, an ASCOM driver for the telescope mount is required.</w:t>
      </w:r>
      <w:ins w:id="322" w:author="rolf" w:date="2017-10-30T18:09:00Z">
        <w:r w:rsidR="00B17A34">
          <w:rPr>
            <w:lang w:val="en-US"/>
          </w:rPr>
          <w:t xml:space="preserve"> O</w:t>
        </w:r>
        <w:r w:rsidR="00B17A34" w:rsidRPr="002B5809">
          <w:rPr>
            <w:lang w:val="en-US"/>
          </w:rPr>
          <w:t xml:space="preserve">n the </w:t>
        </w:r>
      </w:ins>
      <w:ins w:id="323" w:author="rolf" w:date="2017-10-30T18:10:00Z">
        <w:r w:rsidR="00B17A34">
          <w:rPr>
            <w:lang w:val="en-US"/>
          </w:rPr>
          <w:t xml:space="preserve">official </w:t>
        </w:r>
      </w:ins>
      <w:ins w:id="324" w:author="rolf" w:date="2017-10-30T18:09:00Z">
        <w:r w:rsidR="00B17A34" w:rsidRPr="002B5809">
          <w:rPr>
            <w:lang w:val="en-US"/>
          </w:rPr>
          <w:t xml:space="preserve">ASCOM web page </w:t>
        </w:r>
        <w:r w:rsidR="00B17A34">
          <w:fldChar w:fldCharType="begin"/>
        </w:r>
        <w:r w:rsidR="00B17A34" w:rsidRPr="00133847">
          <w:rPr>
            <w:lang w:val="en-US"/>
          </w:rPr>
          <w:instrText xml:space="preserve"> HYPERLINK "http://ascom-standards.org/Downloads/ScopeDrivers.htm" </w:instrText>
        </w:r>
        <w:r w:rsidR="00B17A34">
          <w:fldChar w:fldCharType="separate"/>
        </w:r>
        <w:r w:rsidR="00B17A34" w:rsidRPr="002B5809">
          <w:rPr>
            <w:rStyle w:val="Hyperlink"/>
            <w:lang w:val="en-US"/>
          </w:rPr>
          <w:t>http://ascom-standards.org/Downloads/ScopeDrivers.htm</w:t>
        </w:r>
        <w:r w:rsidR="00B17A34">
          <w:rPr>
            <w:rStyle w:val="Hyperlink"/>
            <w:lang w:val="en-US"/>
          </w:rPr>
          <w:fldChar w:fldCharType="end"/>
        </w:r>
        <w:r w:rsidR="00B17A34">
          <w:rPr>
            <w:rStyle w:val="Hyperlink"/>
            <w:lang w:val="en-US"/>
          </w:rPr>
          <w:t xml:space="preserve"> </w:t>
        </w:r>
      </w:ins>
      <w:del w:id="325" w:author="rolf" w:date="2017-10-30T18:06:00Z">
        <w:r w:rsidRPr="002B5809" w:rsidDel="00315189">
          <w:rPr>
            <w:lang w:val="en-US"/>
          </w:rPr>
          <w:delText xml:space="preserve"> </w:delText>
        </w:r>
      </w:del>
      <w:del w:id="326" w:author="rolf" w:date="2017-10-30T18:09:00Z">
        <w:r w:rsidRPr="002B5809" w:rsidDel="00B17A34">
          <w:rPr>
            <w:lang w:val="en-US"/>
          </w:rPr>
          <w:delText xml:space="preserve">ASCOM </w:delText>
        </w:r>
      </w:del>
      <w:r w:rsidRPr="002B5809">
        <w:rPr>
          <w:lang w:val="en-US"/>
        </w:rPr>
        <w:t>drivers for many popular mountings can be found</w:t>
      </w:r>
      <w:del w:id="327" w:author="rolf" w:date="2017-10-30T18:09:00Z">
        <w:r w:rsidRPr="002B5809" w:rsidDel="00B17A34">
          <w:rPr>
            <w:lang w:val="en-US"/>
          </w:rPr>
          <w:delText xml:space="preserve"> on the ASCOM web page </w:delText>
        </w:r>
        <w:r w:rsidR="00EE2235" w:rsidDel="00B17A34">
          <w:fldChar w:fldCharType="begin"/>
        </w:r>
        <w:r w:rsidR="00EE2235" w:rsidRPr="00EE2235" w:rsidDel="00B17A34">
          <w:rPr>
            <w:lang w:val="en-US"/>
            <w:rPrChange w:id="328" w:author="rolf" w:date="2016-05-01T08:37:00Z">
              <w:rPr/>
            </w:rPrChange>
          </w:rPr>
          <w:delInstrText xml:space="preserve"> HYPERLINK "http://ascom-standards.org/Downloads/ScopeDrivers.htm" </w:delInstrText>
        </w:r>
        <w:r w:rsidR="00EE2235" w:rsidDel="00B17A34">
          <w:fldChar w:fldCharType="separate"/>
        </w:r>
        <w:r w:rsidRPr="002B5809" w:rsidDel="00B17A34">
          <w:rPr>
            <w:rStyle w:val="Hyperlink"/>
            <w:lang w:val="en-US"/>
          </w:rPr>
          <w:delText>http://ascom-standards.org/Downloads/ScopeDrivers.htm</w:delText>
        </w:r>
        <w:r w:rsidR="00EE2235" w:rsidDel="00B17A34">
          <w:rPr>
            <w:rStyle w:val="Hyperlink"/>
            <w:lang w:val="en-US"/>
          </w:rPr>
          <w:fldChar w:fldCharType="end"/>
        </w:r>
      </w:del>
      <w:r w:rsidRPr="002B5809">
        <w:rPr>
          <w:lang w:val="en-US"/>
        </w:rPr>
        <w:t>.</w:t>
      </w:r>
    </w:p>
    <w:p w:rsidR="002822A6" w:rsidRPr="002B5809" w:rsidRDefault="002822A6" w:rsidP="00AC32AA">
      <w:pPr>
        <w:rPr>
          <w:lang w:val="en-US"/>
        </w:rPr>
      </w:pPr>
      <w:proofErr w:type="spellStart"/>
      <w:r>
        <w:rPr>
          <w:lang w:val="en-US"/>
        </w:rPr>
        <w:t>MoonPanoramaMaker</w:t>
      </w:r>
      <w:proofErr w:type="spellEnd"/>
      <w:ins w:id="329" w:author="rolf" w:date="2016-05-01T09:35:00Z">
        <w:r w:rsidR="0096753C">
          <w:rPr>
            <w:lang w:val="en-US"/>
          </w:rPr>
          <w:t xml:space="preserve"> assumes </w:t>
        </w:r>
      </w:ins>
      <w:ins w:id="330" w:author="rolf" w:date="2016-05-01T09:37:00Z">
        <w:r w:rsidR="00627D38">
          <w:rPr>
            <w:lang w:val="en-US"/>
          </w:rPr>
          <w:t xml:space="preserve">that </w:t>
        </w:r>
      </w:ins>
      <w:ins w:id="331" w:author="rolf" w:date="2016-05-01T09:35:00Z">
        <w:r w:rsidR="0096753C">
          <w:rPr>
            <w:lang w:val="en-US"/>
          </w:rPr>
          <w:t>the telescope</w:t>
        </w:r>
      </w:ins>
      <w:ins w:id="332" w:author="rolf" w:date="2016-05-01T09:36:00Z">
        <w:r w:rsidR="0096753C">
          <w:rPr>
            <w:lang w:val="en-US"/>
          </w:rPr>
          <w:t xml:space="preserve"> </w:t>
        </w:r>
      </w:ins>
      <w:ins w:id="333" w:author="rolf" w:date="2016-05-01T09:37:00Z">
        <w:r w:rsidR="00627D38">
          <w:rPr>
            <w:lang w:val="en-US"/>
          </w:rPr>
          <w:t>is</w:t>
        </w:r>
      </w:ins>
      <w:ins w:id="334" w:author="rolf" w:date="2016-05-01T09:35:00Z">
        <w:r w:rsidR="0096753C">
          <w:rPr>
            <w:lang w:val="en-US"/>
          </w:rPr>
          <w:t xml:space="preserve"> </w:t>
        </w:r>
      </w:ins>
      <w:ins w:id="335" w:author="rolf" w:date="2016-05-01T09:37:00Z">
        <w:r w:rsidR="00627D38">
          <w:rPr>
            <w:lang w:val="en-US"/>
          </w:rPr>
          <w:t xml:space="preserve">mounted </w:t>
        </w:r>
      </w:ins>
      <w:ins w:id="336" w:author="rolf" w:date="2016-05-01T09:35:00Z">
        <w:r w:rsidR="0096753C">
          <w:rPr>
            <w:lang w:val="en-US"/>
          </w:rPr>
          <w:t>equatoria</w:t>
        </w:r>
      </w:ins>
      <w:ins w:id="337" w:author="rolf" w:date="2016-05-01T09:36:00Z">
        <w:r w:rsidR="0096753C">
          <w:rPr>
            <w:lang w:val="en-US"/>
          </w:rPr>
          <w:t>l</w:t>
        </w:r>
      </w:ins>
      <w:ins w:id="338" w:author="rolf" w:date="2016-05-01T09:35:00Z">
        <w:r w:rsidR="0096753C">
          <w:rPr>
            <w:lang w:val="en-US"/>
          </w:rPr>
          <w:t>l</w:t>
        </w:r>
      </w:ins>
      <w:ins w:id="339" w:author="rolf" w:date="2016-05-01T09:36:00Z">
        <w:r w:rsidR="0096753C">
          <w:rPr>
            <w:lang w:val="en-US"/>
          </w:rPr>
          <w:t>y.</w:t>
        </w:r>
      </w:ins>
      <w:r>
        <w:rPr>
          <w:lang w:val="en-US"/>
        </w:rPr>
        <w:t xml:space="preserve"> </w:t>
      </w:r>
      <w:ins w:id="340" w:author="rolf" w:date="2016-05-01T09:36:00Z">
        <w:r w:rsidR="0096753C">
          <w:rPr>
            <w:lang w:val="en-US"/>
          </w:rPr>
          <w:t xml:space="preserve">It </w:t>
        </w:r>
      </w:ins>
      <w:r>
        <w:rPr>
          <w:lang w:val="en-US"/>
        </w:rPr>
        <w:t xml:space="preserve">operates </w:t>
      </w:r>
      <w:del w:id="341" w:author="rolf" w:date="2016-05-01T09:38:00Z">
        <w:r w:rsidDel="00627D38">
          <w:rPr>
            <w:lang w:val="en-US"/>
          </w:rPr>
          <w:delText xml:space="preserve">the </w:delText>
        </w:r>
      </w:del>
      <w:del w:id="342" w:author="rolf" w:date="2016-05-01T09:36:00Z">
        <w:r w:rsidDel="0096753C">
          <w:rPr>
            <w:lang w:val="en-US"/>
          </w:rPr>
          <w:delText xml:space="preserve">telescope </w:delText>
        </w:r>
      </w:del>
      <w:del w:id="343" w:author="rolf" w:date="2016-05-01T09:38:00Z">
        <w:r w:rsidDel="00627D38">
          <w:rPr>
            <w:lang w:val="en-US"/>
          </w:rPr>
          <w:delText>mounting</w:delText>
        </w:r>
      </w:del>
      <w:ins w:id="344"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lastRenderedPageBreak/>
        <w:drawing>
          <wp:inline distT="0" distB="0" distL="0" distR="0" wp14:anchorId="5309A106" wp14:editId="337341F7">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345" w:author="rolf" w:date="2016-05-01T08:38:00Z">
        <w:r w:rsidDel="00EE2235">
          <w:rPr>
            <w:lang w:val="en-US"/>
          </w:rPr>
          <w:delText>0</w:delText>
        </w:r>
      </w:del>
      <w:proofErr w:type="gramStart"/>
      <w:ins w:id="346" w:author="rolf" w:date="2017-12-26T16:34:00Z">
        <w:r w:rsidR="00DD1CE5">
          <w:rPr>
            <w:lang w:val="en-US"/>
          </w:rPr>
          <w:t>6</w:t>
        </w:r>
      </w:ins>
      <w:r>
        <w:rPr>
          <w:lang w:val="en-US"/>
        </w:rPr>
        <w:t>.exe</w:t>
      </w:r>
      <w:proofErr w:type="gramEnd"/>
      <w:r w:rsidR="00411767">
        <w:rPr>
          <w:lang w:val="en-US"/>
        </w:rPr>
        <w:t>”</w:t>
      </w:r>
      <w:r>
        <w:rPr>
          <w:lang w:val="en-US"/>
        </w:rPr>
        <w:t>.</w:t>
      </w:r>
      <w:r w:rsidR="00411767">
        <w:rPr>
          <w:lang w:val="en-US"/>
        </w:rPr>
        <w:t xml:space="preserve"> </w:t>
      </w:r>
      <w:ins w:id="347" w:author="rolf" w:date="2017-10-30T17:46:00Z">
        <w:r w:rsidR="0005439E">
          <w:rPr>
            <w:lang w:val="en-US"/>
          </w:rPr>
          <w:t>Before installation</w:t>
        </w:r>
      </w:ins>
      <w:ins w:id="348" w:author="rolf" w:date="2017-10-30T17:48:00Z">
        <w:r w:rsidR="00847BE0">
          <w:rPr>
            <w:lang w:val="en-US"/>
          </w:rPr>
          <w:t>,</w:t>
        </w:r>
      </w:ins>
      <w:ins w:id="349" w:author="rolf" w:date="2017-10-30T17:46:00Z">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w:t>
        </w:r>
      </w:ins>
      <w:ins w:id="350" w:author="rolf" w:date="2017-10-30T17:48:00Z">
        <w:r w:rsidR="00847BE0">
          <w:rPr>
            <w:lang w:val="en-US"/>
          </w:rPr>
          <w:t xml:space="preserve"> first</w:t>
        </w:r>
      </w:ins>
      <w:ins w:id="351" w:author="rolf" w:date="2017-10-30T17:46:00Z">
        <w:r w:rsidR="00847BE0">
          <w:rPr>
            <w:lang w:val="en-US"/>
          </w:rPr>
          <w:t xml:space="preserve"> using the </w:t>
        </w:r>
      </w:ins>
      <w:ins w:id="352" w:author="rolf" w:date="2017-10-30T17:47:00Z">
        <w:r w:rsidR="00847BE0">
          <w:rPr>
            <w:lang w:val="en-US"/>
          </w:rPr>
          <w:t xml:space="preserve">“Uninstall” entry in the program menu. </w:t>
        </w:r>
      </w:ins>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353"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354" w:author="rolf" w:date="2016-05-01T08:39:00Z">
        <w:r w:rsidR="002B73B7" w:rsidRPr="002B5809" w:rsidDel="00EE2235">
          <w:rPr>
            <w:lang w:val="en-US"/>
          </w:rPr>
          <w:delText>en</w:delText>
        </w:r>
        <w:r w:rsidR="002B73B7" w:rsidDel="00EE2235">
          <w:rPr>
            <w:lang w:val="en-US"/>
          </w:rPr>
          <w:delText xml:space="preserve">tries </w:delText>
        </w:r>
      </w:del>
      <w:ins w:id="355"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t>
      </w:r>
      <w:del w:id="356" w:author="rolf" w:date="2017-10-30T17:49:00Z">
        <w:r w:rsidR="00DE0FF3" w:rsidDel="00847BE0">
          <w:rPr>
            <w:lang w:val="en-US"/>
          </w:rPr>
          <w:delText xml:space="preserve">with the exception of </w:delText>
        </w:r>
      </w:del>
      <w:ins w:id="357" w:author="rolf" w:date="2017-10-30T17:49:00Z">
        <w:r w:rsidR="00847BE0">
          <w:rPr>
            <w:lang w:val="en-US"/>
          </w:rPr>
          <w:t>only the</w:t>
        </w:r>
      </w:ins>
      <w:ins w:id="358" w:author="rolf" w:date="2017-06-08T18:28:00Z">
        <w:r w:rsidR="00177D85">
          <w:rPr>
            <w:lang w:val="en-US"/>
          </w:rPr>
          <w:t xml:space="preserve"> files </w:t>
        </w:r>
      </w:ins>
      <w:r w:rsidR="002B73B7" w:rsidRPr="002B5809">
        <w:rPr>
          <w:lang w:val="en-US"/>
        </w:rPr>
        <w:t>“</w:t>
      </w:r>
      <w:ins w:id="359" w:author="rolf" w:date="2017-06-08T18:30:00Z">
        <w:r w:rsidR="00177D85">
          <w:rPr>
            <w:lang w:val="en-US"/>
          </w:rPr>
          <w:t>.</w:t>
        </w:r>
      </w:ins>
      <w:r w:rsidR="002B73B7" w:rsidRPr="002B5809">
        <w:rPr>
          <w:lang w:val="en-US"/>
        </w:rPr>
        <w:t>MoonPanoramaMaker.ini” and “MoonPanoramaMaker.log”</w:t>
      </w:r>
      <w:ins w:id="360" w:author="rolf" w:date="2017-06-08T18:30:00Z">
        <w:r w:rsidR="00177D85">
          <w:rPr>
            <w:lang w:val="en-US"/>
          </w:rPr>
          <w:t>, as well as</w:t>
        </w:r>
      </w:ins>
      <w:ins w:id="361" w:author="rolf" w:date="2017-06-08T18:28:00Z">
        <w:r w:rsidR="00177D85">
          <w:rPr>
            <w:lang w:val="en-US"/>
          </w:rPr>
          <w:t xml:space="preserve"> the temporary directory </w:t>
        </w:r>
      </w:ins>
      <w:ins w:id="362"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363"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ins w:id="364" w:author="rolf" w:date="2017-10-30T17:49:00Z">
        <w:r w:rsidR="00847BE0">
          <w:rPr>
            <w:lang w:val="en-US"/>
          </w:rPr>
          <w:t xml:space="preserve"> are kept</w:t>
        </w:r>
      </w:ins>
      <w:r w:rsidR="002B73B7" w:rsidRPr="002B5809">
        <w:rPr>
          <w:lang w:val="en-US"/>
        </w:rPr>
        <w:t>.</w:t>
      </w:r>
      <w:r w:rsidR="00DE0FF3">
        <w:rPr>
          <w:lang w:val="en-US"/>
        </w:rPr>
        <w:t xml:space="preserve"> </w:t>
      </w:r>
      <w:r>
        <w:rPr>
          <w:lang w:val="en-US"/>
        </w:rPr>
        <w:t xml:space="preserve">Those </w:t>
      </w:r>
      <w:del w:id="365" w:author="rolf" w:date="2017-06-08T18:30:00Z">
        <w:r w:rsidDel="00177D85">
          <w:rPr>
            <w:lang w:val="en-US"/>
          </w:rPr>
          <w:delText xml:space="preserve">two </w:delText>
        </w:r>
      </w:del>
      <w:r>
        <w:rPr>
          <w:lang w:val="en-US"/>
        </w:rPr>
        <w:t>files</w:t>
      </w:r>
      <w:r w:rsidR="00DE0FF3">
        <w:rPr>
          <w:lang w:val="en-US"/>
        </w:rPr>
        <w:t xml:space="preserve"> </w:t>
      </w:r>
      <w:del w:id="366" w:author="rolf" w:date="2017-10-30T17:49:00Z">
        <w:r w:rsidR="00DE0FF3" w:rsidDel="00847BE0">
          <w:rPr>
            <w:lang w:val="en-US"/>
          </w:rPr>
          <w:delText>have to</w:delText>
        </w:r>
      </w:del>
      <w:ins w:id="367" w:author="rolf" w:date="2017-10-30T17:49:00Z">
        <w:r w:rsidR="00847BE0">
          <w:rPr>
            <w:lang w:val="en-US"/>
          </w:rPr>
          <w:t>can</w:t>
        </w:r>
      </w:ins>
      <w:r w:rsidR="00DE0FF3">
        <w:rPr>
          <w:lang w:val="en-US"/>
        </w:rPr>
        <w:t xml:space="preserve">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67B671F3" wp14:editId="5D3E7395">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3FE50215" wp14:editId="4F8DA922">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DD1CE5" w:rsidRPr="0030015A" w:rsidRDefault="00DD1CE5"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DD1CE5" w:rsidRPr="0030015A" w:rsidRDefault="00DD1CE5"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089E5E76" wp14:editId="3E9A97EE">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368" w:author="rolf" w:date="2017-12-26T16:51: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369"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370" w:author="rolf" w:date="2016-05-01T08:41:00Z">
        <w:r w:rsidR="00E7337C" w:rsidRPr="002B5809" w:rsidDel="00EE2235">
          <w:rPr>
            <w:lang w:val="en-US"/>
          </w:rPr>
          <w:delText xml:space="preserve">file </w:delText>
        </w:r>
      </w:del>
      <w:ins w:id="371" w:author="rolf" w:date="2016-05-01T08:41:00Z">
        <w:r w:rsidR="00EE2235">
          <w:rPr>
            <w:lang w:val="en-US"/>
          </w:rPr>
          <w:t xml:space="preserve">folder </w:t>
        </w:r>
        <w:r w:rsidR="00EE2235">
          <w:rPr>
            <w:lang w:val="en-US"/>
          </w:rPr>
          <w:lastRenderedPageBreak/>
          <w:t>“</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372" w:author="rolf" w:date="2016-05-01T08:43:00Z">
        <w:r w:rsidR="00EE2235">
          <w:rPr>
            <w:lang w:val="en-US"/>
          </w:rPr>
          <w:t xml:space="preserve">(it only contains the single file </w:t>
        </w:r>
      </w:ins>
      <w:r w:rsidR="00E7337C" w:rsidRPr="002B5809">
        <w:rPr>
          <w:lang w:val="en-US"/>
        </w:rPr>
        <w:t>“MoonPanoramaMaker.jar”</w:t>
      </w:r>
      <w:ins w:id="373" w:author="rolf" w:date="2016-05-01T08:43:00Z">
        <w:r w:rsidR="00EE2235">
          <w:rPr>
            <w:lang w:val="en-US"/>
          </w:rPr>
          <w:t>)</w:t>
        </w:r>
      </w:ins>
      <w:r w:rsidR="00E7337C" w:rsidRPr="002B5809">
        <w:rPr>
          <w:lang w:val="en-US"/>
        </w:rPr>
        <w:t xml:space="preserve"> must be copied</w:t>
      </w:r>
      <w:r w:rsidR="00DE0FF3">
        <w:rPr>
          <w:lang w:val="en-US"/>
        </w:rPr>
        <w:t xml:space="preserve"> from </w:t>
      </w:r>
      <w:ins w:id="374" w:author="rolf" w:date="2017-12-26T16:38:00Z">
        <w:r w:rsidR="00873F15">
          <w:rPr>
            <w:lang w:val="en-US"/>
          </w:rPr>
          <w:t xml:space="preserve">the “plugins” folder in </w:t>
        </w:r>
      </w:ins>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375" w:author="rolf" w:date="2016-05-01T08:47:00Z">
        <w:r w:rsidR="00DE0FF3" w:rsidRPr="002B5809" w:rsidDel="003A4583">
          <w:rPr>
            <w:lang w:val="en-US"/>
          </w:rPr>
          <w:delText>P</w:delText>
        </w:r>
      </w:del>
      <w:ins w:id="376" w:author="rolf" w:date="2016-05-01T08:48:00Z">
        <w:r w:rsidR="003A4583">
          <w:rPr>
            <w:lang w:val="en-US"/>
          </w:rPr>
          <w:t>p</w:t>
        </w:r>
      </w:ins>
      <w:r w:rsidR="00DE0FF3" w:rsidRPr="002B5809">
        <w:rPr>
          <w:lang w:val="en-US"/>
        </w:rPr>
        <w:t>lugins</w:t>
      </w:r>
      <w:ins w:id="377"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ins w:id="378" w:author="rolf" w:date="2017-12-26T16:56:00Z">
        <w:r w:rsidR="00140020">
          <w:rPr>
            <w:lang w:val="en-US"/>
          </w:rPr>
          <w:t xml:space="preserve"> (see illustration below)</w:t>
        </w:r>
      </w:ins>
      <w:r w:rsidR="00E7337C" w:rsidRPr="002B5809">
        <w:rPr>
          <w:lang w:val="en-US"/>
        </w:rPr>
        <w:t>.</w:t>
      </w:r>
      <w:ins w:id="379" w:author="rolf" w:date="2017-06-05T15:45:00Z">
        <w:r w:rsidR="00A34ECE">
          <w:rPr>
            <w:lang w:val="en-US"/>
          </w:rPr>
          <w:t xml:space="preserve"> </w:t>
        </w:r>
        <w:r w:rsidR="00075AD1">
          <w:rPr>
            <w:lang w:val="en-US"/>
          </w:rPr>
          <w:t>Make sure to copy the complete folder, and not only the jar file.</w:t>
        </w:r>
      </w:ins>
      <w:ins w:id="380" w:author="rolf" w:date="2017-10-31T08:28:00Z">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ins>
    </w:p>
    <w:p w:rsidR="00140020" w:rsidRDefault="00140020" w:rsidP="007A1CFC">
      <w:pPr>
        <w:rPr>
          <w:ins w:id="381" w:author="rolf" w:date="2017-12-26T16:51:00Z"/>
          <w:lang w:val="en-US"/>
        </w:rPr>
      </w:pPr>
      <w:ins w:id="382" w:author="rolf" w:date="2017-12-26T16:53:00Z">
        <w:r w:rsidRPr="002B5809">
          <w:rPr>
            <w:noProof/>
            <w:lang w:eastAsia="de-DE"/>
          </w:rPr>
          <mc:AlternateContent>
            <mc:Choice Requires="wps">
              <w:drawing>
                <wp:anchor distT="0" distB="0" distL="114300" distR="114300" simplePos="0" relativeHeight="251685888" behindDoc="0" locked="0" layoutInCell="1" allowOverlap="1" wp14:anchorId="4BC34EBE" wp14:editId="1EB09B3A">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140020" w:rsidRPr="0030015A" w:rsidRDefault="00140020" w:rsidP="00140020">
                              <w:pPr>
                                <w:rPr>
                                  <w:lang w:val="en-US"/>
                                </w:rPr>
                              </w:pPr>
                              <w:del w:id="383" w:author="rolf" w:date="2017-12-26T16:54:00Z">
                                <w:r w:rsidDel="00140020">
                                  <w:rPr>
                                    <w:lang w:val="en-US"/>
                                  </w:rPr>
                                  <w:delText>Selecting the option “MoonPanoramaMaker” in FireCapture.</w:delText>
                                </w:r>
                              </w:del>
                              <w:ins w:id="384" w:author="rolf" w:date="2017-12-26T16:54:00Z">
                                <w:r>
                                  <w:rPr>
                                    <w:lang w:val="en-US"/>
                                  </w:rPr>
                                  <w:t xml:space="preserve">The </w:t>
                                </w:r>
                                <w:proofErr w:type="spellStart"/>
                                <w:r>
                                  <w:rPr>
                                    <w:lang w:val="en-US"/>
                                  </w:rPr>
                                  <w:t>FireCapture</w:t>
                                </w:r>
                                <w:proofErr w:type="spellEnd"/>
                                <w:r>
                                  <w:rPr>
                                    <w:lang w:val="en-US"/>
                                  </w:rPr>
                                  <w:t xml:space="preserve"> plugin is copied from the MPM installation folder into the plugin folder </w:t>
                                </w:r>
                              </w:ins>
                              <w:ins w:id="385" w:author="rolf" w:date="2017-12-26T16:55:00Z">
                                <w:r>
                                  <w:rPr>
                                    <w:lang w:val="en-US"/>
                                  </w:rPr>
                                  <w:t xml:space="preserve">“x64” of </w:t>
                                </w:r>
                                <w:proofErr w:type="spellStart"/>
                                <w:r>
                                  <w:rPr>
                                    <w:lang w:val="en-US"/>
                                  </w:rPr>
                                  <w:t>FireCapturre</w:t>
                                </w:r>
                                <w:proofErr w:type="spellEnd"/>
                                <w:r>
                                  <w:rPr>
                                    <w:lang w:val="en-US"/>
                                  </w:rPr>
                                  <w:t>.</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" stroked="f">
                  <v:textbox>
                    <w:txbxContent>
                      <w:p w:rsidR="00140020" w:rsidRPr="0030015A" w:rsidRDefault="00140020" w:rsidP="00140020">
                        <w:pPr>
                          <w:rPr>
                            <w:lang w:val="en-US"/>
                          </w:rPr>
                        </w:pPr>
                        <w:del w:id="386" w:author="rolf" w:date="2017-12-26T16:54:00Z">
                          <w:r w:rsidDel="00140020">
                            <w:rPr>
                              <w:lang w:val="en-US"/>
                            </w:rPr>
                            <w:delText>Selecting the option “MoonPanoramaMaker” in FireCapture.</w:delText>
                          </w:r>
                        </w:del>
                        <w:ins w:id="387" w:author="rolf" w:date="2017-12-26T16:54:00Z">
                          <w:r>
                            <w:rPr>
                              <w:lang w:val="en-US"/>
                            </w:rPr>
                            <w:t xml:space="preserve">The </w:t>
                          </w:r>
                          <w:proofErr w:type="spellStart"/>
                          <w:r>
                            <w:rPr>
                              <w:lang w:val="en-US"/>
                            </w:rPr>
                            <w:t>FireCapture</w:t>
                          </w:r>
                          <w:proofErr w:type="spellEnd"/>
                          <w:r>
                            <w:rPr>
                              <w:lang w:val="en-US"/>
                            </w:rPr>
                            <w:t xml:space="preserve"> plugin is copied from the MPM installation folder into the plugin folder </w:t>
                          </w:r>
                        </w:ins>
                        <w:ins w:id="388" w:author="rolf" w:date="2017-12-26T16:55:00Z">
                          <w:r>
                            <w:rPr>
                              <w:lang w:val="en-US"/>
                            </w:rPr>
                            <w:t xml:space="preserve">“x64” of </w:t>
                          </w:r>
                          <w:proofErr w:type="spellStart"/>
                          <w:r>
                            <w:rPr>
                              <w:lang w:val="en-US"/>
                            </w:rPr>
                            <w:t>FireCapturre</w:t>
                          </w:r>
                          <w:proofErr w:type="spellEnd"/>
                          <w:r>
                            <w:rPr>
                              <w:lang w:val="en-US"/>
                            </w:rPr>
                            <w:t>.</w:t>
                          </w:r>
                        </w:ins>
                      </w:p>
                    </w:txbxContent>
                  </v:textbox>
                </v:shape>
              </w:pict>
            </mc:Fallback>
          </mc:AlternateContent>
        </w:r>
        <w:r>
          <w:rPr>
            <w:noProof/>
            <w:lang w:eastAsia="de-DE"/>
          </w:rPr>
          <w:drawing>
            <wp:inline distT="0" distB="0" distL="0" distR="0" wp14:anchorId="783FCF7E" wp14:editId="4308034B">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3">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ins>
    </w:p>
    <w:p w:rsidR="00421B74" w:rsidRDefault="00EE2235" w:rsidP="007A1CFC">
      <w:pPr>
        <w:rPr>
          <w:lang w:val="en-US"/>
        </w:rPr>
      </w:pPr>
      <w:proofErr w:type="spellStart"/>
      <w:ins w:id="389" w:author="rolf" w:date="2016-05-01T08:45:00Z">
        <w:r>
          <w:rPr>
            <w:lang w:val="en-US"/>
          </w:rPr>
          <w:t>MoonPanoramaMaker</w:t>
        </w:r>
        <w:proofErr w:type="spellEnd"/>
        <w:r>
          <w:rPr>
            <w:lang w:val="en-US"/>
          </w:rPr>
          <w:t xml:space="preserve"> </w:t>
        </w:r>
      </w:ins>
      <w:ins w:id="390" w:author="rolf" w:date="2016-10-29T18:12:00Z">
        <w:r w:rsidR="006B2BFE">
          <w:rPr>
            <w:lang w:val="en-US"/>
          </w:rPr>
          <w:t>0.9.</w:t>
        </w:r>
      </w:ins>
      <w:ins w:id="391" w:author="rolf" w:date="2017-12-26T16:56:00Z">
        <w:r w:rsidR="00140020">
          <w:rPr>
            <w:lang w:val="en-US"/>
          </w:rPr>
          <w:t>6</w:t>
        </w:r>
      </w:ins>
      <w:ins w:id="392" w:author="rolf" w:date="2016-10-29T18:12:00Z">
        <w:r w:rsidR="006B2BFE">
          <w:rPr>
            <w:lang w:val="en-US"/>
          </w:rPr>
          <w:t xml:space="preserve"> </w:t>
        </w:r>
      </w:ins>
      <w:ins w:id="393"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394" w:author="rolf" w:date="2016-05-01T08:46:00Z">
        <w:r>
          <w:rPr>
            <w:lang w:val="en-US"/>
          </w:rPr>
          <w:t>“1.</w:t>
        </w:r>
      </w:ins>
      <w:ins w:id="395" w:author="rolf" w:date="2016-10-29T18:09:00Z">
        <w:r w:rsidR="006B2BFE">
          <w:rPr>
            <w:lang w:val="en-US"/>
          </w:rPr>
          <w:t>1</w:t>
        </w:r>
      </w:ins>
      <w:ins w:id="396" w:author="rolf" w:date="2016-05-01T08:46:00Z">
        <w:r>
          <w:rPr>
            <w:lang w:val="en-US"/>
          </w:rPr>
          <w:t xml:space="preserve">” which was introduced </w:t>
        </w:r>
        <w:r w:rsidR="003A4583">
          <w:rPr>
            <w:lang w:val="en-US"/>
          </w:rPr>
          <w:t xml:space="preserve">with the </w:t>
        </w:r>
      </w:ins>
      <w:del w:id="397" w:author="rolf" w:date="2016-05-01T08:45:00Z">
        <w:r w:rsidR="00E7337C" w:rsidRPr="002B5809" w:rsidDel="00EE2235">
          <w:rPr>
            <w:lang w:val="en-US"/>
          </w:rPr>
          <w:delText xml:space="preserve"> </w:delText>
        </w:r>
      </w:del>
      <w:del w:id="398"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399" w:author="rolf" w:date="2016-05-01T08:47:00Z">
        <w:r w:rsidR="00B46B0E" w:rsidDel="003A4583">
          <w:rPr>
            <w:lang w:val="en-US"/>
          </w:rPr>
          <w:delText>3</w:delText>
        </w:r>
      </w:del>
      <w:ins w:id="400" w:author="rolf" w:date="2016-10-29T17:06:00Z">
        <w:r w:rsidR="00E07205">
          <w:rPr>
            <w:lang w:val="en-US"/>
          </w:rPr>
          <w:t>9</w:t>
        </w:r>
      </w:ins>
      <w:r w:rsidR="00B46B0E">
        <w:rPr>
          <w:lang w:val="en-US"/>
        </w:rPr>
        <w:t>.</w:t>
      </w:r>
      <w:r w:rsidR="00FA7BB4" w:rsidRPr="002B5809">
        <w:rPr>
          <w:lang w:val="en-US"/>
        </w:rPr>
        <w:t>x64</w:t>
      </w:r>
      <w:del w:id="401"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402" w:author="rolf" w:date="2017-06-05T20:48:00Z">
        <w:r w:rsidR="00CD72D8">
          <w:rPr>
            <w:lang w:val="en-US"/>
          </w:rPr>
          <w:t>”</w:t>
        </w:r>
        <w:r w:rsidR="00CD72D8" w:rsidRPr="002B5809">
          <w:rPr>
            <w:lang w:val="en-US"/>
          </w:rPr>
          <w:t>.</w:t>
        </w:r>
        <w:r w:rsidR="00CD72D8">
          <w:rPr>
            <w:lang w:val="en-US"/>
          </w:rPr>
          <w:t xml:space="preserve"> </w:t>
        </w:r>
      </w:ins>
      <w:del w:id="403" w:author="rolf" w:date="2016-05-01T08:49:00Z">
        <w:r w:rsidR="00DC2066" w:rsidDel="003A4583">
          <w:rPr>
            <w:lang w:val="en-US"/>
          </w:rPr>
          <w:delText>Since the</w:delText>
        </w:r>
      </w:del>
      <w:ins w:id="404"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405" w:author="rolf" w:date="2016-05-01T08:49:00Z">
        <w:r w:rsidR="003A4583">
          <w:rPr>
            <w:lang w:val="en-US"/>
          </w:rPr>
          <w:t xml:space="preserve">versions. Therefore, </w:t>
        </w:r>
      </w:ins>
      <w:proofErr w:type="spellStart"/>
      <w:ins w:id="406" w:author="rolf" w:date="2017-12-26T17:28:00Z">
        <w:r w:rsidR="007A72E8">
          <w:rPr>
            <w:lang w:val="en-US"/>
          </w:rPr>
          <w:t>MoonPanoramaMaker</w:t>
        </w:r>
        <w:proofErr w:type="spellEnd"/>
        <w:r w:rsidR="007A72E8">
          <w:rPr>
            <w:lang w:val="en-US"/>
          </w:rPr>
          <w:t xml:space="preserve"> only works with</w:t>
        </w:r>
      </w:ins>
      <w:del w:id="407" w:author="rolf" w:date="2016-05-01T08:49:00Z">
        <w:r w:rsidR="00DC2066" w:rsidDel="003A4583">
          <w:rPr>
            <w:lang w:val="en-US"/>
          </w:rPr>
          <w:delText xml:space="preserve">interface is still under development, it is </w:delText>
        </w:r>
      </w:del>
      <w:del w:id="408" w:author="rolf" w:date="2017-12-26T17:28:00Z">
        <w:r w:rsidR="00DC2066" w:rsidDel="007A72E8">
          <w:rPr>
            <w:lang w:val="en-US"/>
          </w:rPr>
          <w:delText xml:space="preserve">strongly recommended to </w:delText>
        </w:r>
      </w:del>
      <w:del w:id="409" w:author="rolf" w:date="2016-05-01T08:49:00Z">
        <w:r w:rsidR="00DC2066" w:rsidDel="003A4583">
          <w:rPr>
            <w:lang w:val="en-US"/>
          </w:rPr>
          <w:delText>use exactly this</w:delText>
        </w:r>
      </w:del>
      <w:ins w:id="410" w:author="rolf" w:date="2016-05-01T08:49:00Z">
        <w:r w:rsidR="003A4583">
          <w:rPr>
            <w:lang w:val="en-US"/>
          </w:rPr>
          <w:t xml:space="preserve"> </w:t>
        </w:r>
      </w:ins>
      <w:del w:id="411"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412" w:author="rolf" w:date="2017-12-26T16:58:00Z">
        <w:r w:rsidR="00140020">
          <w:rPr>
            <w:lang w:val="en-US"/>
          </w:rPr>
          <w:t xml:space="preserve"> v2.5</w:t>
        </w:r>
      </w:ins>
      <w:ins w:id="413" w:author="rolf" w:date="2017-12-26T16:59:00Z">
        <w:r w:rsidR="00140020">
          <w:rPr>
            <w:lang w:val="en-US"/>
          </w:rPr>
          <w:t xml:space="preserve"> </w:t>
        </w:r>
      </w:ins>
      <w:ins w:id="414" w:author="rolf" w:date="2017-12-26T16:58:00Z">
        <w:r w:rsidR="00140020">
          <w:rPr>
            <w:lang w:val="en-US"/>
          </w:rPr>
          <w:t>or later</w:t>
        </w:r>
      </w:ins>
      <w:ins w:id="415" w:author="rolf" w:date="2017-12-26T16:59:00Z">
        <w:r w:rsidR="00140020">
          <w:rPr>
            <w:lang w:val="en-US"/>
          </w:rPr>
          <w:t xml:space="preserve"> </w:t>
        </w:r>
        <w:r w:rsidR="00140020">
          <w:rPr>
            <w:lang w:val="en-US"/>
          </w:rPr>
          <w:t>(64bit)</w:t>
        </w:r>
      </w:ins>
      <w:ins w:id="416" w:author="rolf" w:date="2017-12-26T16:58:00Z">
        <w:r w:rsidR="00140020">
          <w:rPr>
            <w:lang w:val="en-US"/>
          </w:rPr>
          <w:t>.</w:t>
        </w:r>
      </w:ins>
      <w:ins w:id="417" w:author="rolf" w:date="2016-05-01T08:51:00Z">
        <w:r w:rsidR="003A4583">
          <w:rPr>
            <w:lang w:val="en-US"/>
          </w:rPr>
          <w:t xml:space="preserve"> </w:t>
        </w:r>
      </w:ins>
      <w:del w:id="418" w:author="rolf" w:date="2017-12-26T16:59:00Z">
        <w:r w:rsidR="00DC2066" w:rsidDel="00140020">
          <w:rPr>
            <w:lang w:val="en-US"/>
          </w:rPr>
          <w:delText>.</w:delText>
        </w:r>
      </w:del>
    </w:p>
    <w:p w:rsidR="00725B7F" w:rsidRPr="002B5809" w:rsidRDefault="00725B7F" w:rsidP="007A1CFC">
      <w:pPr>
        <w:rPr>
          <w:lang w:val="en-US"/>
        </w:rPr>
      </w:pPr>
    </w:p>
    <w:p w:rsidR="00AE3DAA" w:rsidRPr="002B5809" w:rsidRDefault="0030015A" w:rsidP="00AE3DAA">
      <w:pPr>
        <w:pStyle w:val="berschrift2"/>
        <w:rPr>
          <w:lang w:val="en-US"/>
        </w:rPr>
      </w:pPr>
      <w:bookmarkStart w:id="419" w:name="_Toc502072384"/>
      <w:r w:rsidRPr="002B5809">
        <w:rPr>
          <w:lang w:val="en-US"/>
        </w:rPr>
        <w:t>Program Execution</w:t>
      </w:r>
      <w:bookmarkEnd w:id="419"/>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420"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421"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422" w:author="rolf" w:date="2017-06-05T15:37:00Z"/>
          <w:rFonts w:ascii="Arial" w:eastAsiaTheme="majorEastAsia" w:hAnsi="Arial" w:cstheme="majorBidi"/>
          <w:b/>
          <w:bCs/>
          <w:vanish/>
          <w:sz w:val="26"/>
          <w:szCs w:val="26"/>
          <w:lang w:val="en-US" w:eastAsia="de-DE"/>
        </w:rPr>
      </w:pPr>
      <w:bookmarkStart w:id="423" w:name="_Toc484449264"/>
      <w:bookmarkStart w:id="424" w:name="_Toc502072385"/>
      <w:bookmarkEnd w:id="423"/>
      <w:bookmarkEnd w:id="424"/>
    </w:p>
    <w:p w:rsidR="00D547DB" w:rsidRPr="00D547DB" w:rsidRDefault="00D547DB" w:rsidP="00D547DB">
      <w:pPr>
        <w:pStyle w:val="Listenabsatz"/>
        <w:keepNext/>
        <w:numPr>
          <w:ilvl w:val="1"/>
          <w:numId w:val="29"/>
        </w:numPr>
        <w:spacing w:before="240" w:after="60"/>
        <w:contextualSpacing w:val="0"/>
        <w:outlineLvl w:val="2"/>
        <w:rPr>
          <w:ins w:id="425" w:author="rolf" w:date="2017-06-05T15:37:00Z"/>
          <w:rFonts w:ascii="Arial" w:eastAsiaTheme="majorEastAsia" w:hAnsi="Arial" w:cstheme="majorBidi"/>
          <w:b/>
          <w:bCs/>
          <w:vanish/>
          <w:sz w:val="26"/>
          <w:szCs w:val="26"/>
          <w:lang w:val="en-US" w:eastAsia="de-DE"/>
        </w:rPr>
      </w:pPr>
      <w:bookmarkStart w:id="426" w:name="_Toc484449265"/>
      <w:bookmarkStart w:id="427" w:name="_Toc502072386"/>
      <w:bookmarkEnd w:id="426"/>
      <w:bookmarkEnd w:id="427"/>
    </w:p>
    <w:p w:rsidR="00D547DB" w:rsidRPr="00D547DB" w:rsidRDefault="00D547DB" w:rsidP="00D547DB">
      <w:pPr>
        <w:pStyle w:val="Listenabsatz"/>
        <w:keepNext/>
        <w:numPr>
          <w:ilvl w:val="1"/>
          <w:numId w:val="29"/>
        </w:numPr>
        <w:spacing w:before="240" w:after="60"/>
        <w:contextualSpacing w:val="0"/>
        <w:outlineLvl w:val="2"/>
        <w:rPr>
          <w:ins w:id="428" w:author="rolf" w:date="2017-06-05T15:37:00Z"/>
          <w:rFonts w:ascii="Arial" w:eastAsiaTheme="majorEastAsia" w:hAnsi="Arial" w:cstheme="majorBidi"/>
          <w:b/>
          <w:bCs/>
          <w:vanish/>
          <w:sz w:val="26"/>
          <w:szCs w:val="26"/>
          <w:lang w:val="en-US" w:eastAsia="de-DE"/>
        </w:rPr>
      </w:pPr>
      <w:bookmarkStart w:id="429" w:name="_Toc484449266"/>
      <w:bookmarkStart w:id="430" w:name="_Toc502072387"/>
      <w:bookmarkEnd w:id="429"/>
      <w:bookmarkEnd w:id="430"/>
    </w:p>
    <w:p w:rsidR="00D547DB" w:rsidRPr="00D547DB" w:rsidRDefault="00D547DB" w:rsidP="00D547DB">
      <w:pPr>
        <w:pStyle w:val="Listenabsatz"/>
        <w:keepNext/>
        <w:numPr>
          <w:ilvl w:val="1"/>
          <w:numId w:val="29"/>
        </w:numPr>
        <w:spacing w:before="240" w:after="60"/>
        <w:contextualSpacing w:val="0"/>
        <w:outlineLvl w:val="2"/>
        <w:rPr>
          <w:ins w:id="431" w:author="rolf" w:date="2017-06-05T15:37:00Z"/>
          <w:rFonts w:ascii="Arial" w:eastAsiaTheme="majorEastAsia" w:hAnsi="Arial" w:cstheme="majorBidi"/>
          <w:b/>
          <w:bCs/>
          <w:vanish/>
          <w:sz w:val="26"/>
          <w:szCs w:val="26"/>
          <w:lang w:val="en-US" w:eastAsia="de-DE"/>
        </w:rPr>
      </w:pPr>
      <w:bookmarkStart w:id="432" w:name="_Toc484449267"/>
      <w:bookmarkStart w:id="433" w:name="_Toc502072388"/>
      <w:bookmarkEnd w:id="432"/>
      <w:bookmarkEnd w:id="433"/>
    </w:p>
    <w:p w:rsidR="00AE3DAA" w:rsidRPr="002B5809" w:rsidRDefault="00083A6E">
      <w:pPr>
        <w:pStyle w:val="berschrift3"/>
        <w:rPr>
          <w:lang w:val="en-US"/>
        </w:rPr>
      </w:pPr>
      <w:bookmarkStart w:id="434" w:name="_Ref484457563"/>
      <w:bookmarkStart w:id="435" w:name="_Toc502072389"/>
      <w:r w:rsidRPr="002B5809">
        <w:rPr>
          <w:lang w:val="en-US"/>
        </w:rPr>
        <w:t>Configuration at First Program Launch</w:t>
      </w:r>
      <w:bookmarkEnd w:id="434"/>
      <w:bookmarkEnd w:id="435"/>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436" w:author="rolf" w:date="2017-12-26T17:37:00Z">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ins>
      <w:ins w:id="437" w:author="Hempel, Rolf" w:date="2017-10-17T16:05:00Z">
        <w:del w:id="438"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439"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E5659" w:rsidRDefault="00F16035" w:rsidP="00F15C51">
      <w:pPr>
        <w:rPr>
          <w:ins w:id="440" w:author="rolf" w:date="2017-12-26T17:03:00Z"/>
          <w:lang w:val="en-US" w:eastAsia="de-DE"/>
        </w:rPr>
      </w:pPr>
      <w:proofErr w:type="spellStart"/>
      <w:ins w:id="441" w:author="rolf" w:date="2017-06-05T19:56:00Z">
        <w:r>
          <w:rPr>
            <w:lang w:val="en-US" w:eastAsia="de-DE"/>
          </w:rPr>
          <w:lastRenderedPageBreak/>
          <w:t>MoonPanoramaMaker</w:t>
        </w:r>
        <w:proofErr w:type="spellEnd"/>
        <w:r>
          <w:rPr>
            <w:lang w:val="en-US" w:eastAsia="de-DE"/>
          </w:rPr>
          <w:t xml:space="preserve"> offers to write a detailed protocol of the observing session to </w:t>
        </w:r>
      </w:ins>
      <w:ins w:id="442" w:author="rolf" w:date="2017-06-05T19:57:00Z">
        <w:r>
          <w:rPr>
            <w:lang w:val="en-US" w:eastAsia="de-DE"/>
          </w:rPr>
          <w:t>“</w:t>
        </w:r>
      </w:ins>
      <w:proofErr w:type="gramStart"/>
      <w:ins w:id="443" w:author="rolf" w:date="2017-06-05T20:07:00Z">
        <w:r w:rsidR="002F0E10">
          <w:rPr>
            <w:lang w:val="en-US" w:eastAsia="de-DE"/>
          </w:rPr>
          <w:t>s</w:t>
        </w:r>
      </w:ins>
      <w:ins w:id="444" w:author="rolf" w:date="2017-06-05T19:57:00Z">
        <w:r>
          <w:rPr>
            <w:lang w:val="en-US" w:eastAsia="de-DE"/>
          </w:rPr>
          <w:t xml:space="preserve">tandard  </w:t>
        </w:r>
      </w:ins>
      <w:ins w:id="445" w:author="rolf" w:date="2017-06-05T20:07:00Z">
        <w:r w:rsidR="002F0E10">
          <w:rPr>
            <w:lang w:val="en-US" w:eastAsia="de-DE"/>
          </w:rPr>
          <w:t>o</w:t>
        </w:r>
      </w:ins>
      <w:ins w:id="446" w:author="rolf" w:date="2017-06-05T19:57:00Z">
        <w:r>
          <w:rPr>
            <w:lang w:val="en-US" w:eastAsia="de-DE"/>
          </w:rPr>
          <w:t>utput</w:t>
        </w:r>
        <w:proofErr w:type="gramEnd"/>
        <w:r>
          <w:rPr>
            <w:lang w:val="en-US" w:eastAsia="de-DE"/>
          </w:rPr>
          <w:t xml:space="preserve">” or </w:t>
        </w:r>
        <w:del w:id="447" w:author="Hempel, Rolf" w:date="2017-06-06T09:19:00Z">
          <w:r w:rsidDel="003A3CCB">
            <w:rPr>
              <w:lang w:val="en-US" w:eastAsia="de-DE"/>
            </w:rPr>
            <w:delText xml:space="preserve">into </w:delText>
          </w:r>
        </w:del>
        <w:r>
          <w:rPr>
            <w:lang w:val="en-US" w:eastAsia="de-DE"/>
          </w:rPr>
          <w:t xml:space="preserve">a file. If </w:t>
        </w:r>
      </w:ins>
      <w:ins w:id="448" w:author="rolf" w:date="2017-06-05T19:59:00Z">
        <w:r>
          <w:rPr>
            <w:lang w:val="en-US" w:eastAsia="de-DE"/>
          </w:rPr>
          <w:t xml:space="preserve">output to </w:t>
        </w:r>
      </w:ins>
      <w:ins w:id="449" w:author="Hempel, Rolf" w:date="2017-06-06T09:19:00Z">
        <w:r w:rsidR="003A3CCB">
          <w:rPr>
            <w:lang w:val="en-US" w:eastAsia="de-DE"/>
          </w:rPr>
          <w:t xml:space="preserve">a </w:t>
        </w:r>
      </w:ins>
      <w:ins w:id="450" w:author="rolf" w:date="2017-06-05T19:59:00Z">
        <w:r>
          <w:rPr>
            <w:lang w:val="en-US" w:eastAsia="de-DE"/>
          </w:rPr>
          <w:t>file is selected (see Appendix A for details)</w:t>
        </w:r>
      </w:ins>
      <w:ins w:id="451" w:author="rolf" w:date="2017-06-05T19:57:00Z">
        <w:r>
          <w:rPr>
            <w:lang w:val="en-US" w:eastAsia="de-DE"/>
          </w:rPr>
          <w:t xml:space="preserve">, </w:t>
        </w:r>
      </w:ins>
      <w:ins w:id="452" w:author="rolf" w:date="2017-06-05T19:59:00Z">
        <w:r w:rsidR="002F0E10">
          <w:rPr>
            <w:lang w:val="en-US" w:eastAsia="de-DE"/>
          </w:rPr>
          <w:t>the name of the protocol file is “MoonPanoramaMaker</w:t>
        </w:r>
      </w:ins>
      <w:ins w:id="453" w:author="rolf" w:date="2017-06-05T20:00:00Z">
        <w:r w:rsidR="002F0E10">
          <w:rPr>
            <w:lang w:val="en-US" w:eastAsia="de-DE"/>
          </w:rPr>
          <w:t>.log” in the user’s home directory.</w:t>
        </w:r>
      </w:ins>
      <w:ins w:id="454" w:author="rolf" w:date="2017-12-26T17:03:00Z">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ins>
    </w:p>
    <w:p w:rsidR="00F16035" w:rsidRDefault="002F0E10" w:rsidP="00F15C51">
      <w:pPr>
        <w:rPr>
          <w:ins w:id="455" w:author="rolf" w:date="2017-06-05T20:01:00Z"/>
          <w:lang w:val="en-US" w:eastAsia="de-DE"/>
        </w:rPr>
      </w:pPr>
      <w:ins w:id="456" w:author="rolf" w:date="2017-06-05T20:01:00Z">
        <w:r>
          <w:rPr>
            <w:lang w:val="en-US" w:eastAsia="de-DE"/>
          </w:rPr>
          <w:t>The user can choose different levels of detail</w:t>
        </w:r>
      </w:ins>
      <w:ins w:id="457" w:author="rolf" w:date="2017-06-05T20:02:00Z">
        <w:r>
          <w:rPr>
            <w:lang w:val="en-US" w:eastAsia="de-DE"/>
          </w:rPr>
          <w:t xml:space="preserve"> by setting parameter “Session </w:t>
        </w:r>
      </w:ins>
      <w:ins w:id="458" w:author="rolf" w:date="2017-06-05T20:03:00Z">
        <w:r>
          <w:rPr>
            <w:lang w:val="en-US" w:eastAsia="de-DE"/>
          </w:rPr>
          <w:t>p</w:t>
        </w:r>
      </w:ins>
      <w:ins w:id="459" w:author="rolf" w:date="2017-06-05T20:02:00Z">
        <w:r>
          <w:rPr>
            <w:lang w:val="en-US" w:eastAsia="de-DE"/>
          </w:rPr>
          <w:t>rotocol</w:t>
        </w:r>
      </w:ins>
      <w:ins w:id="460" w:author="rolf" w:date="2017-06-05T20:03:00Z">
        <w:r>
          <w:rPr>
            <w:lang w:val="en-US" w:eastAsia="de-DE"/>
          </w:rPr>
          <w:t xml:space="preserve"> l</w:t>
        </w:r>
      </w:ins>
      <w:ins w:id="461" w:author="rolf" w:date="2017-06-05T20:02:00Z">
        <w:r>
          <w:rPr>
            <w:lang w:val="en-US" w:eastAsia="de-DE"/>
          </w:rPr>
          <w:t>evel</w:t>
        </w:r>
      </w:ins>
      <w:ins w:id="462" w:author="rolf" w:date="2017-06-05T20:03:00Z">
        <w:r>
          <w:rPr>
            <w:lang w:val="en-US" w:eastAsia="de-DE"/>
          </w:rPr>
          <w:t>” to</w:t>
        </w:r>
      </w:ins>
      <w:ins w:id="463" w:author="rolf" w:date="2017-06-05T20:01:00Z">
        <w:r>
          <w:rPr>
            <w:lang w:val="en-US" w:eastAsia="de-DE"/>
          </w:rPr>
          <w:t>:</w:t>
        </w:r>
      </w:ins>
    </w:p>
    <w:p w:rsidR="002F0E10" w:rsidRDefault="002F0E10">
      <w:pPr>
        <w:pStyle w:val="Listenabsatz"/>
        <w:numPr>
          <w:ilvl w:val="0"/>
          <w:numId w:val="43"/>
        </w:numPr>
        <w:rPr>
          <w:ins w:id="464" w:author="rolf" w:date="2017-06-05T20:04:00Z"/>
          <w:lang w:val="en-US" w:eastAsia="de-DE"/>
        </w:rPr>
        <w:pPrChange w:id="465" w:author="rolf" w:date="2017-06-05T20:04:00Z">
          <w:pPr/>
        </w:pPrChange>
      </w:pPr>
      <w:ins w:id="466" w:author="rolf" w:date="2017-06-05T20:04:00Z">
        <w:r>
          <w:rPr>
            <w:lang w:val="en-US" w:eastAsia="de-DE"/>
          </w:rPr>
          <w:t>No protocol output</w:t>
        </w:r>
      </w:ins>
    </w:p>
    <w:p w:rsidR="002F0E10" w:rsidRDefault="002F0E10">
      <w:pPr>
        <w:pStyle w:val="Listenabsatz"/>
        <w:numPr>
          <w:ilvl w:val="0"/>
          <w:numId w:val="43"/>
        </w:numPr>
        <w:rPr>
          <w:ins w:id="467" w:author="rolf" w:date="2017-06-05T20:04:00Z"/>
          <w:lang w:val="en-US" w:eastAsia="de-DE"/>
        </w:rPr>
        <w:pPrChange w:id="468" w:author="rolf" w:date="2017-06-05T20:04:00Z">
          <w:pPr/>
        </w:pPrChange>
      </w:pPr>
      <w:ins w:id="469" w:author="rolf" w:date="2017-06-05T20:04:00Z">
        <w:r>
          <w:rPr>
            <w:lang w:val="en-US" w:eastAsia="de-DE"/>
          </w:rPr>
          <w:t>Only major activities</w:t>
        </w:r>
      </w:ins>
    </w:p>
    <w:p w:rsidR="002F0E10" w:rsidRDefault="002F0E10">
      <w:pPr>
        <w:pStyle w:val="Listenabsatz"/>
        <w:numPr>
          <w:ilvl w:val="0"/>
          <w:numId w:val="43"/>
        </w:numPr>
        <w:rPr>
          <w:ins w:id="470" w:author="rolf" w:date="2017-06-05T20:05:00Z"/>
          <w:lang w:val="en-US" w:eastAsia="de-DE"/>
        </w:rPr>
        <w:pPrChange w:id="471" w:author="rolf" w:date="2017-06-05T20:04:00Z">
          <w:pPr/>
        </w:pPrChange>
      </w:pPr>
      <w:ins w:id="472" w:author="rolf" w:date="2017-06-05T20:05:00Z">
        <w:r>
          <w:rPr>
            <w:lang w:val="en-US" w:eastAsia="de-DE"/>
          </w:rPr>
          <w:t>Major activities with additional details</w:t>
        </w:r>
      </w:ins>
    </w:p>
    <w:p w:rsidR="00140020" w:rsidRPr="00FE5659" w:rsidRDefault="002F0E10" w:rsidP="00140020">
      <w:pPr>
        <w:pStyle w:val="Listenabsatz"/>
        <w:numPr>
          <w:ilvl w:val="0"/>
          <w:numId w:val="43"/>
        </w:numPr>
        <w:rPr>
          <w:ins w:id="473" w:author="rolf" w:date="2017-06-05T19:56:00Z"/>
          <w:lang w:val="en-US" w:eastAsia="de-DE"/>
          <w:rPrChange w:id="474" w:author="rolf" w:date="2017-12-26T17:04:00Z">
            <w:rPr>
              <w:ins w:id="475" w:author="rolf" w:date="2017-06-05T19:56:00Z"/>
              <w:lang w:val="en-US" w:eastAsia="de-DE"/>
            </w:rPr>
          </w:rPrChange>
        </w:rPr>
        <w:pPrChange w:id="476" w:author="rolf" w:date="2017-12-26T17:00:00Z">
          <w:pPr/>
        </w:pPrChange>
      </w:pPr>
      <w:ins w:id="477"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478" w:author="rolf" w:date="2017-06-05T20:08:00Z">
        <w:r w:rsidR="002F0E10">
          <w:rPr>
            <w:lang w:val="en-US" w:eastAsia="de-DE"/>
          </w:rPr>
          <w:t>”</w:t>
        </w:r>
      </w:ins>
      <w:del w:id="479"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480"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25732B17" wp14:editId="4E48D8D6">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DD1CE5" w:rsidRPr="0030015A" w:rsidRDefault="00DD1CE5"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" stroked="f">
                <v:textbox>
                  <w:txbxContent>
                    <w:p w:rsidR="00DD1CE5" w:rsidRPr="0030015A" w:rsidRDefault="00DD1CE5"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5BB36E85" wp14:editId="0DA3C9EC">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4">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481" w:author="rolf" w:date="2016-10-29T17:41:00Z">
          <w:pPr>
            <w:spacing w:after="0" w:line="240" w:lineRule="auto"/>
          </w:pPr>
        </w:pPrChange>
      </w:pPr>
      <w:del w:id="482" w:author="rolf" w:date="2016-10-29T17:41:00Z">
        <w:r w:rsidDel="00AC3021">
          <w:rPr>
            <w:lang w:val="en-US" w:eastAsia="de-DE"/>
          </w:rPr>
          <w:br w:type="page"/>
        </w:r>
      </w:del>
    </w:p>
    <w:p w:rsidR="00F15C51" w:rsidRPr="002B5809" w:rsidRDefault="00F15C51" w:rsidP="00FE5659">
      <w:pPr>
        <w:spacing w:after="0" w:line="240" w:lineRule="auto"/>
        <w:rPr>
          <w:lang w:val="en-US" w:eastAsia="de-DE"/>
        </w:rPr>
        <w:pPrChange w:id="483" w:author="rolf" w:date="2017-12-26T17:05:00Z">
          <w:pPr/>
        </w:pPrChange>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484" w:author="rolf" w:date="2017-06-05T20:42:00Z">
        <w:r w:rsidR="00CD72D8" w:rsidRPr="002B5809">
          <w:rPr>
            <w:lang w:val="en-US" w:eastAsia="de-DE"/>
          </w:rPr>
          <w:t>”</w:t>
        </w:r>
      </w:ins>
      <w:del w:id="485"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486" w:author="rolf" w:date="2017-06-05T20:42:00Z">
        <w:r w:rsidR="00CD72D8" w:rsidRPr="002B5809">
          <w:rPr>
            <w:lang w:val="en-US" w:eastAsia="de-DE"/>
          </w:rPr>
          <w:t>”</w:t>
        </w:r>
      </w:ins>
      <w:del w:id="487"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488" w:author="rolf" w:date="2016-05-01T09:00:00Z">
        <w:r w:rsidR="007D1C1E">
          <w:rPr>
            <w:lang w:val="en-US" w:eastAsia="de-DE"/>
          </w:rPr>
          <w:t>a wrong</w:t>
        </w:r>
      </w:ins>
      <w:ins w:id="489"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490" w:author="rolf" w:date="2016-05-01T09:00:00Z">
        <w:r w:rsidR="007D1C1E">
          <w:rPr>
            <w:lang w:val="en-US" w:eastAsia="de-DE"/>
          </w:rPr>
          <w:t>is used</w:t>
        </w:r>
      </w:ins>
      <w:ins w:id="491"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492" w:author="rolf" w:date="2016-05-01T08:56:00Z">
        <w:r w:rsidR="004662A4" w:rsidDel="003A4583">
          <w:rPr>
            <w:lang w:val="en-US" w:eastAsia="de-DE"/>
          </w:rPr>
          <w:delText xml:space="preserve">file </w:delText>
        </w:r>
      </w:del>
      <w:ins w:id="493" w:author="rolf" w:date="2016-05-01T08:56:00Z">
        <w:r w:rsidR="003A4583">
          <w:rPr>
            <w:lang w:val="en-US" w:eastAsia="de-DE"/>
          </w:rPr>
          <w:t xml:space="preserve">folder </w:t>
        </w:r>
      </w:ins>
      <w:r w:rsidR="004662A4">
        <w:rPr>
          <w:lang w:val="en-US" w:eastAsia="de-DE"/>
        </w:rPr>
        <w:t xml:space="preserve">has not been copied </w:t>
      </w:r>
      <w:del w:id="494" w:author="rolf" w:date="2017-12-26T17:06:00Z">
        <w:r w:rsidR="004662A4" w:rsidDel="00FE5659">
          <w:rPr>
            <w:lang w:val="en-US" w:eastAsia="de-DE"/>
          </w:rPr>
          <w:delText xml:space="preserve">yet </w:delText>
        </w:r>
      </w:del>
      <w:ins w:id="495" w:author="rolf" w:date="2017-12-26T17:06:00Z">
        <w:r w:rsidR="00FE5659">
          <w:rPr>
            <w:lang w:val="en-US" w:eastAsia="de-DE"/>
          </w:rPr>
          <w:t>correctly</w:t>
        </w:r>
        <w:r w:rsidR="00FE5659">
          <w:rPr>
            <w:lang w:val="en-US" w:eastAsia="de-DE"/>
          </w:rPr>
          <w:t xml:space="preserve"> </w:t>
        </w:r>
      </w:ins>
      <w:r w:rsidR="004662A4">
        <w:rPr>
          <w:lang w:val="en-US" w:eastAsia="de-DE"/>
        </w:rPr>
        <w:t xml:space="preserve">into </w:t>
      </w:r>
      <w:proofErr w:type="spellStart"/>
      <w:r w:rsidR="004662A4">
        <w:rPr>
          <w:lang w:val="en-US" w:eastAsia="de-DE"/>
        </w:rPr>
        <w:t>FireCapture’s</w:t>
      </w:r>
      <w:proofErr w:type="spellEnd"/>
      <w:r w:rsidR="004662A4">
        <w:rPr>
          <w:lang w:val="en-US" w:eastAsia="de-DE"/>
        </w:rPr>
        <w:t xml:space="preserve"> plugin directory (see</w:t>
      </w:r>
      <w:ins w:id="496" w:author="rolf" w:date="2017-12-26T17:07:00Z">
        <w:r w:rsidR="00FE5659">
          <w:rPr>
            <w:lang w:val="en-US" w:eastAsia="de-DE"/>
          </w:rPr>
          <w:br/>
        </w:r>
      </w:ins>
      <w:del w:id="497" w:author="rolf" w:date="2017-12-26T17:07:00Z">
        <w:r w:rsidR="004662A4" w:rsidDel="00FE5659">
          <w:rPr>
            <w:lang w:val="en-US" w:eastAsia="de-DE"/>
          </w:rPr>
          <w:delText xml:space="preserve"> </w:delText>
        </w:r>
      </w:del>
      <w:r w:rsidR="004662A4">
        <w:rPr>
          <w:lang w:val="en-US" w:eastAsia="de-DE"/>
        </w:rPr>
        <w:t xml:space="preserve">Section </w:t>
      </w:r>
      <w:ins w:id="498" w:author="rolf" w:date="2017-12-26T17:07:00Z">
        <w:r w:rsidR="00FE5659">
          <w:rPr>
            <w:lang w:val="en-US" w:eastAsia="de-DE"/>
          </w:rPr>
          <w:fldChar w:fldCharType="begin"/>
        </w:r>
        <w:r w:rsidR="00FE5659">
          <w:rPr>
            <w:lang w:val="en-US" w:eastAsia="de-DE"/>
          </w:rPr>
          <w:instrText xml:space="preserve"> REF _Ref502071357 \r \h </w:instrText>
        </w:r>
        <w:r w:rsidR="00FE5659">
          <w:rPr>
            <w:lang w:val="en-US" w:eastAsia="de-DE"/>
          </w:rPr>
        </w:r>
      </w:ins>
      <w:r w:rsidR="00FE5659">
        <w:rPr>
          <w:lang w:val="en-US" w:eastAsia="de-DE"/>
        </w:rPr>
        <w:fldChar w:fldCharType="separate"/>
      </w:r>
      <w:ins w:id="499" w:author="rolf" w:date="2017-12-26T17:37:00Z">
        <w:r w:rsidR="00B64BCC">
          <w:rPr>
            <w:lang w:val="en-US" w:eastAsia="de-DE"/>
          </w:rPr>
          <w:t>3</w:t>
        </w:r>
      </w:ins>
      <w:ins w:id="500" w:author="rolf" w:date="2017-12-26T17:07:00Z">
        <w:r w:rsidR="00FE5659">
          <w:rPr>
            <w:lang w:val="en-US" w:eastAsia="de-DE"/>
          </w:rPr>
          <w:fldChar w:fldCharType="end"/>
        </w:r>
      </w:ins>
      <w:del w:id="501" w:author="rolf" w:date="2017-12-26T17:07:00Z">
        <w:r w:rsidR="004662A4" w:rsidDel="00FE5659">
          <w:rPr>
            <w:lang w:val="en-US" w:eastAsia="de-DE"/>
          </w:rPr>
          <w:fldChar w:fldCharType="begin"/>
        </w:r>
        <w:r w:rsidR="004662A4" w:rsidDel="00FE5659">
          <w:rPr>
            <w:lang w:val="en-US" w:eastAsia="de-DE"/>
          </w:rPr>
          <w:delInstrText xml:space="preserve"> REF _Ref447780942 \r \h </w:delInstrText>
        </w:r>
        <w:r w:rsidR="004662A4" w:rsidDel="00FE5659">
          <w:rPr>
            <w:lang w:val="en-US" w:eastAsia="de-DE"/>
          </w:rPr>
        </w:r>
        <w:r w:rsidR="004662A4" w:rsidDel="00FE5659">
          <w:rPr>
            <w:lang w:val="en-US" w:eastAsia="de-DE"/>
          </w:rPr>
          <w:fldChar w:fldCharType="separate"/>
        </w:r>
      </w:del>
      <w:ins w:id="502" w:author="Hempel, Rolf" w:date="2017-10-17T16:05:00Z">
        <w:del w:id="503" w:author="rolf" w:date="2017-10-17T20:34:00Z">
          <w:r w:rsidR="003B0AE2" w:rsidDel="008A7049">
            <w:rPr>
              <w:lang w:val="en-US" w:eastAsia="de-DE"/>
            </w:rPr>
            <w:delText>0</w:delText>
          </w:r>
        </w:del>
      </w:ins>
      <w:del w:id="504" w:author="rolf" w:date="2017-10-17T20:34:00Z">
        <w:r w:rsidR="00170BDF" w:rsidDel="008A7049">
          <w:rPr>
            <w:lang w:val="en-US" w:eastAsia="de-DE"/>
          </w:rPr>
          <w:delText>2</w:delText>
        </w:r>
      </w:del>
      <w:del w:id="505" w:author="rolf" w:date="2017-12-26T17:07:00Z">
        <w:r w:rsidR="004662A4" w:rsidDel="00FE5659">
          <w:rPr>
            <w:lang w:val="en-US" w:eastAsia="de-DE"/>
          </w:rPr>
          <w:fldChar w:fldCharType="end"/>
        </w:r>
      </w:del>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506" w:author="rolf" w:date="2017-06-05T20:44:00Z">
        <w:r w:rsidR="00CD72D8">
          <w:rPr>
            <w:lang w:val="en-US" w:eastAsia="de-DE"/>
          </w:rPr>
          <w:t>E</w:t>
        </w:r>
      </w:ins>
      <w:del w:id="507"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lastRenderedPageBreak/>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508" w:name="_Toc502072390"/>
      <w:r w:rsidRPr="002B5809">
        <w:rPr>
          <w:lang w:val="en-US"/>
        </w:rPr>
        <w:t>Choosing the ASCOM Hub</w:t>
      </w:r>
      <w:bookmarkEnd w:id="508"/>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79F2B3CF" wp14:editId="6EE8FDCA">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5">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Del="009E1A5F" w:rsidRDefault="005B7F84" w:rsidP="00BC408E">
      <w:pPr>
        <w:pStyle w:val="berschrift3"/>
        <w:rPr>
          <w:del w:id="509" w:author="Hempel, Rolf" w:date="2017-10-17T15:37:00Z"/>
          <w:lang w:val="en-US"/>
        </w:rPr>
      </w:pPr>
      <w:bookmarkStart w:id="510" w:name="_Toc502072391"/>
      <w:r w:rsidRPr="002B5809">
        <w:rPr>
          <w:lang w:val="en-US"/>
        </w:rPr>
        <w:t>Layout of the Main Window</w:t>
      </w:r>
      <w:bookmarkEnd w:id="510"/>
    </w:p>
    <w:p w:rsidR="009E1A5F" w:rsidRPr="008C0F56" w:rsidRDefault="009E1A5F">
      <w:pPr>
        <w:pStyle w:val="berschrift3"/>
        <w:rPr>
          <w:ins w:id="511" w:author="Hempel, Rolf" w:date="2017-10-17T15:36:00Z"/>
          <w:lang w:val="en-US"/>
        </w:rPr>
        <w:pPrChange w:id="512" w:author="Hempel, Rolf" w:date="2017-10-17T15:37:00Z">
          <w:pPr/>
        </w:pPrChange>
      </w:pPr>
      <w:bookmarkStart w:id="513" w:name="_Toc502072392"/>
      <w:bookmarkEnd w:id="513"/>
    </w:p>
    <w:p w:rsidR="005C3C0C" w:rsidRDefault="005B7F84" w:rsidP="00660617">
      <w:pPr>
        <w:rPr>
          <w:ins w:id="514" w:author="Hempel, Rolf" w:date="2017-10-17T15:37:00Z"/>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9E1A5F" w:rsidRPr="00552C73" w:rsidRDefault="009E1A5F" w:rsidP="00660617">
      <w:pPr>
        <w:rPr>
          <w:lang w:val="en-US" w:eastAsia="de-DE"/>
        </w:rPr>
      </w:pPr>
      <w:ins w:id="515" w:author="Hempel, Rolf" w:date="2017-10-17T15:37:00Z">
        <w:del w:id="516" w:author="rolf" w:date="2017-12-26T17:14:00Z">
          <w:r w:rsidDel="00FE5659">
            <w:rPr>
              <w:noProof/>
              <w:lang w:eastAsia="de-DE"/>
            </w:rPr>
            <w:drawing>
              <wp:inline distT="0" distB="0" distL="0" distR="0" wp14:anchorId="4E28BA49" wp14:editId="0B7F685A">
                <wp:extent cx="5184372" cy="193270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del>
      </w:ins>
      <w:ins w:id="517" w:author="rolf" w:date="2017-12-26T17:15:00Z">
        <w:r w:rsidR="00FE5659">
          <w:rPr>
            <w:noProof/>
            <w:lang w:eastAsia="de-DE"/>
          </w:rPr>
          <w:drawing>
            <wp:inline distT="0" distB="0" distL="0" distR="0">
              <wp:extent cx="5760720" cy="202755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027555"/>
                      </a:xfrm>
                      <a:prstGeom prst="rect">
                        <a:avLst/>
                      </a:prstGeom>
                    </pic:spPr>
                  </pic:pic>
                </a:graphicData>
              </a:graphic>
            </wp:inline>
          </w:drawing>
        </w:r>
      </w:ins>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518" w:author="rolf" w:date="2017-06-05T20:45:00Z">
        <w:r w:rsidR="00CD72D8">
          <w:rPr>
            <w:lang w:val="en-US" w:eastAsia="de-DE"/>
          </w:rPr>
          <w:t>E</w:t>
        </w:r>
      </w:ins>
      <w:del w:id="519" w:author="rolf" w:date="2017-06-05T20:45:00Z">
        <w:r w:rsidR="0050205E" w:rsidRPr="002B5809" w:rsidDel="00CD72D8">
          <w:rPr>
            <w:lang w:val="en-US" w:eastAsia="de-DE"/>
          </w:rPr>
          <w:delText>e</w:delText>
        </w:r>
      </w:del>
      <w:r w:rsidR="0050205E" w:rsidRPr="002B5809">
        <w:rPr>
          <w:lang w:val="en-US" w:eastAsia="de-DE"/>
        </w:rPr>
        <w:t>nter” key.</w:t>
      </w:r>
    </w:p>
    <w:p w:rsidR="00A4216F" w:rsidDel="009E1A5F" w:rsidRDefault="0050205E">
      <w:pPr>
        <w:pStyle w:val="Listenabsatz"/>
        <w:numPr>
          <w:ilvl w:val="0"/>
          <w:numId w:val="36"/>
        </w:numPr>
        <w:rPr>
          <w:del w:id="520" w:author="Hempel, Rolf" w:date="2017-10-17T15:37:00Z"/>
          <w:lang w:val="en-US" w:eastAsia="de-DE"/>
        </w:rPr>
        <w:pPrChange w:id="521" w:author="Hempel, Rolf" w:date="2017-10-17T15:37:00Z">
          <w:pPr/>
        </w:pPrChange>
      </w:pPr>
      <w:r w:rsidRPr="002B5809">
        <w:rPr>
          <w:lang w:val="en-US" w:eastAsia="de-DE"/>
        </w:rPr>
        <w:lastRenderedPageBreak/>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9E1A5F" w:rsidDel="009E1A5F" w:rsidRDefault="00931F57">
      <w:pPr>
        <w:pStyle w:val="Listenabsatz"/>
        <w:numPr>
          <w:ilvl w:val="0"/>
          <w:numId w:val="36"/>
        </w:numPr>
        <w:rPr>
          <w:del w:id="522" w:author="Hempel, Rolf" w:date="2017-10-17T15:37:00Z"/>
          <w:lang w:val="en-US" w:eastAsia="de-DE"/>
        </w:rPr>
        <w:pPrChange w:id="523" w:author="rolf" w:date="2016-05-01T09:10:00Z">
          <w:pPr/>
        </w:pPrChange>
      </w:pPr>
      <w:del w:id="524" w:author="rolf" w:date="2016-05-01T09:07:00Z">
        <w:r w:rsidDel="000A51DA">
          <w:rPr>
            <w:noProof/>
            <w:lang w:eastAsia="de-DE"/>
          </w:rPr>
          <w:drawing>
            <wp:inline distT="0" distB="0" distL="0" distR="0" wp14:anchorId="1C31BA05" wp14:editId="3ABA1C98">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525" w:author="rolf" w:date="2017-06-05T19:50:00Z">
        <w:del w:id="526" w:author="Hempel, Rolf" w:date="2017-10-17T15:36:00Z">
          <w:r w:rsidR="00F16035" w:rsidDel="0000499E">
            <w:rPr>
              <w:noProof/>
              <w:lang w:eastAsia="de-DE"/>
            </w:rPr>
            <w:drawing>
              <wp:inline distT="0" distB="0" distL="0" distR="0" wp14:anchorId="10E7D7B3" wp14:editId="294AB7C2">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del>
      </w:ins>
    </w:p>
    <w:p w:rsidR="000A51DA" w:rsidRPr="008C0F56" w:rsidRDefault="000A51DA">
      <w:pPr>
        <w:pStyle w:val="Listenabsatz"/>
        <w:numPr>
          <w:ilvl w:val="0"/>
          <w:numId w:val="36"/>
        </w:numPr>
        <w:rPr>
          <w:ins w:id="527" w:author="rolf" w:date="2016-05-01T09:10:00Z"/>
          <w:lang w:val="en-US"/>
        </w:rPr>
        <w:pPrChange w:id="528" w:author="rolf" w:date="2016-05-01T09:10:00Z">
          <w:pPr>
            <w:pStyle w:val="berschrift3"/>
          </w:pPr>
        </w:pPrChange>
      </w:pPr>
      <w:bookmarkStart w:id="529" w:name="_Ref447715460"/>
    </w:p>
    <w:p w:rsidR="003214BE" w:rsidRPr="002B5809" w:rsidRDefault="00B03FCE" w:rsidP="003214BE">
      <w:pPr>
        <w:pStyle w:val="berschrift3"/>
        <w:rPr>
          <w:lang w:val="en-US"/>
        </w:rPr>
      </w:pPr>
      <w:bookmarkStart w:id="530" w:name="_Ref449896630"/>
      <w:bookmarkStart w:id="531" w:name="_Toc502072393"/>
      <w:r>
        <w:rPr>
          <w:lang w:val="en-US"/>
        </w:rPr>
        <w:t>Selecting a Landmark on the Moon for Mount Alignment</w:t>
      </w:r>
      <w:bookmarkEnd w:id="529"/>
      <w:bookmarkEnd w:id="530"/>
      <w:bookmarkEnd w:id="531"/>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2785D20" wp14:editId="4E9971AF">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DD1CE5" w:rsidRPr="00A137BE" w:rsidRDefault="00DD1CE5"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DD1CE5" w:rsidRPr="00A137BE" w:rsidRDefault="00DD1CE5"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6FAB3757" wp14:editId="1676EC9C">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9">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532" w:author="rolf" w:date="2017-06-05T15:54:00Z"/>
          <w:lang w:val="en-US" w:eastAsia="de-DE"/>
        </w:rPr>
      </w:pPr>
      <w:del w:id="533" w:author="rolf" w:date="2017-06-05T15:54:00Z">
        <w:r w:rsidDel="00721F90">
          <w:rPr>
            <w:lang w:val="en-US" w:eastAsia="de-DE"/>
          </w:rPr>
          <w:br w:type="page"/>
        </w:r>
      </w:del>
    </w:p>
    <w:p w:rsidR="00236638" w:rsidRDefault="00236638">
      <w:pPr>
        <w:spacing w:after="0" w:line="240" w:lineRule="auto"/>
        <w:rPr>
          <w:ins w:id="534" w:author="rolf" w:date="2017-06-05T15:55:00Z"/>
          <w:lang w:val="en-US" w:eastAsia="de-DE"/>
        </w:rPr>
        <w:pPrChange w:id="535"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536" w:author="rolf" w:date="2017-06-05T15:54:00Z">
          <w:pPr/>
        </w:pPrChange>
      </w:pPr>
    </w:p>
    <w:p w:rsidR="006953CA" w:rsidRDefault="00B03FCE" w:rsidP="00B67BA7">
      <w:pPr>
        <w:rPr>
          <w:ins w:id="537"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w:t>
      </w:r>
      <w:r w:rsidR="00931F57">
        <w:rPr>
          <w:lang w:val="en-US" w:eastAsia="de-DE"/>
        </w:rPr>
        <w:lastRenderedPageBreak/>
        <w:t>any time by pressing the button “Show Landmark”.</w:t>
      </w:r>
      <w:ins w:id="538" w:author="rolf" w:date="2017-10-30T17:56:00Z">
        <w:r w:rsidR="00847BE0">
          <w:rPr>
            <w:lang w:val="en-US" w:eastAsia="de-DE"/>
          </w:rPr>
          <w:t xml:space="preserve"> </w:t>
        </w:r>
      </w:ins>
      <w:ins w:id="539" w:author="rolf" w:date="2017-10-30T17:59:00Z">
        <w:r w:rsidR="006E3F9E">
          <w:rPr>
            <w:lang w:val="en-US" w:eastAsia="de-DE"/>
          </w:rPr>
          <w:t>A different</w:t>
        </w:r>
      </w:ins>
      <w:ins w:id="540" w:author="rolf" w:date="2017-10-30T17:57:00Z">
        <w:r w:rsidR="006E3F9E">
          <w:rPr>
            <w:lang w:val="en-US" w:eastAsia="de-DE"/>
          </w:rPr>
          <w:t xml:space="preserve"> landmark can be </w:t>
        </w:r>
      </w:ins>
      <w:ins w:id="541" w:author="rolf" w:date="2017-10-30T17:59:00Z">
        <w:r w:rsidR="006E3F9E">
          <w:rPr>
            <w:lang w:val="en-US" w:eastAsia="de-DE"/>
          </w:rPr>
          <w:t>chosen</w:t>
        </w:r>
      </w:ins>
      <w:ins w:id="542" w:author="rolf" w:date="2017-10-30T17:57:00Z">
        <w:r w:rsidR="006E3F9E">
          <w:rPr>
            <w:lang w:val="en-US" w:eastAsia="de-DE"/>
          </w:rPr>
          <w:t xml:space="preserve"> at any time during the recording workflow by pressing the button “</w:t>
        </w:r>
      </w:ins>
      <w:ins w:id="543" w:author="rolf" w:date="2017-10-30T17:58:00Z">
        <w:r w:rsidR="006E3F9E">
          <w:rPr>
            <w:lang w:val="en-US" w:eastAsia="de-DE"/>
          </w:rPr>
          <w:t>New Landmark Selection”.</w:t>
        </w:r>
      </w:ins>
    </w:p>
    <w:p w:rsidR="00721F90" w:rsidRDefault="00721F90" w:rsidP="00B67BA7">
      <w:pPr>
        <w:rPr>
          <w:lang w:val="en-US" w:eastAsia="de-DE"/>
        </w:rPr>
      </w:pPr>
      <w:ins w:id="544" w:author="rolf" w:date="2017-06-05T15:56:00Z">
        <w:r>
          <w:rPr>
            <w:lang w:val="en-US" w:eastAsia="de-DE"/>
          </w:rPr>
          <w:t xml:space="preserve">The choice of the landmark requires special attention if </w:t>
        </w:r>
      </w:ins>
      <w:ins w:id="545" w:author="rolf" w:date="2017-06-05T15:57:00Z">
        <w:r>
          <w:rPr>
            <w:lang w:val="en-US" w:eastAsia="de-DE"/>
          </w:rPr>
          <w:t>the user plans to use</w:t>
        </w:r>
      </w:ins>
      <w:ins w:id="546" w:author="rolf" w:date="2017-06-05T15:58:00Z">
        <w:r>
          <w:rPr>
            <w:lang w:val="en-US" w:eastAsia="de-DE"/>
          </w:rPr>
          <w:t xml:space="preserve"> </w:t>
        </w:r>
      </w:ins>
      <w:ins w:id="547" w:author="rolf" w:date="2017-06-05T15:57:00Z">
        <w:r>
          <w:rPr>
            <w:lang w:val="en-US" w:eastAsia="de-DE"/>
          </w:rPr>
          <w:t>“auto-alignment”</w:t>
        </w:r>
      </w:ins>
      <w:ins w:id="548"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549"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6B5FD4A4" wp14:editId="566D8BB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DD1CE5" w:rsidRPr="00A137BE" w:rsidRDefault="00DD1CE5">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DD1CE5" w:rsidRPr="00A137BE" w:rsidRDefault="00DD1CE5">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395DA4D" wp14:editId="66E4883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550"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Default="00DE6226" w:rsidP="00B67BA7">
      <w:pPr>
        <w:rPr>
          <w:ins w:id="551" w:author="rolf" w:date="2017-10-17T20:33:00Z"/>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552" w:author="rolf" w:date="2017-06-05T20:45:00Z">
        <w:r w:rsidR="00CD72D8">
          <w:rPr>
            <w:lang w:val="en-US" w:eastAsia="de-DE"/>
          </w:rPr>
          <w:t>E</w:t>
        </w:r>
      </w:ins>
      <w:del w:id="553"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8C0F56" w:rsidRPr="002B5809" w:rsidRDefault="008C0F56" w:rsidP="00B67BA7">
      <w:pPr>
        <w:rPr>
          <w:lang w:val="en-US" w:eastAsia="de-DE"/>
        </w:rPr>
      </w:pPr>
    </w:p>
    <w:p w:rsidR="003214BE" w:rsidRPr="002B5809" w:rsidRDefault="004D0C11" w:rsidP="003214BE">
      <w:pPr>
        <w:pStyle w:val="berschrift3"/>
        <w:rPr>
          <w:lang w:val="en-US"/>
        </w:rPr>
      </w:pPr>
      <w:bookmarkStart w:id="554" w:name="_Ref447716709"/>
      <w:bookmarkStart w:id="555" w:name="_Toc502072394"/>
      <w:r w:rsidRPr="002B5809">
        <w:rPr>
          <w:lang w:val="en-US"/>
        </w:rPr>
        <w:t>Camera Rotation</w:t>
      </w:r>
      <w:bookmarkEnd w:id="554"/>
      <w:bookmarkEnd w:id="555"/>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lastRenderedPageBreak/>
        <w:drawing>
          <wp:anchor distT="0" distB="0" distL="114300" distR="114300" simplePos="0" relativeHeight="251668480" behindDoc="0" locked="0" layoutInCell="1" allowOverlap="1" wp14:anchorId="684BD5A4" wp14:editId="404FDEFA">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5329F3F6" wp14:editId="0B8107BA">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556" w:author="rolf" w:date="2016-10-29T18:06:00Z">
        <w:r w:rsidRPr="002B5809" w:rsidDel="006B2BFE">
          <w:rPr>
            <w:lang w:val="en-US" w:eastAsia="de-DE"/>
          </w:rPr>
          <w:delText>is oriented correctly in the</w:delText>
        </w:r>
      </w:del>
      <w:ins w:id="557"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558" w:author="rolf" w:date="2017-06-05T20:45:00Z">
        <w:r w:rsidR="00CD72D8">
          <w:rPr>
            <w:lang w:val="en-US" w:eastAsia="de-DE"/>
          </w:rPr>
          <w:t>E</w:t>
        </w:r>
      </w:ins>
      <w:del w:id="559"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560" w:author="rolf" w:date="2017-06-05T16:02:00Z">
        <w:r w:rsidR="003463D1">
          <w:rPr>
            <w:lang w:val="en-US" w:eastAsia="de-DE"/>
          </w:rPr>
          <w:t xml:space="preserve"> </w:t>
        </w:r>
      </w:ins>
      <w:ins w:id="561" w:author="rolf" w:date="2017-06-05T16:06:00Z">
        <w:del w:id="562" w:author="Hempel, Rolf" w:date="2017-06-06T09:25:00Z">
          <w:r w:rsidR="003463D1" w:rsidDel="003A3CCB">
            <w:rPr>
              <w:lang w:val="en-US" w:eastAsia="de-DE"/>
            </w:rPr>
            <w:delText>(</w:delText>
          </w:r>
        </w:del>
      </w:ins>
      <w:ins w:id="563" w:author="rolf" w:date="2017-06-05T16:02:00Z">
        <w:r w:rsidR="003463D1">
          <w:rPr>
            <w:lang w:val="en-US" w:eastAsia="de-DE"/>
          </w:rPr>
          <w:t xml:space="preserve">The example in the above pictures is unusual in that it shows the moon at very </w:t>
        </w:r>
        <w:del w:id="564" w:author="Hempel, Rolf" w:date="2017-06-06T09:25:00Z">
          <w:r w:rsidR="003463D1" w:rsidDel="003A3CCB">
            <w:rPr>
              <w:lang w:val="en-US" w:eastAsia="de-DE"/>
            </w:rPr>
            <w:delText>small</w:delText>
          </w:r>
        </w:del>
      </w:ins>
      <w:ins w:id="565" w:author="Hempel, Rolf" w:date="2017-06-06T09:25:00Z">
        <w:r w:rsidR="003A3CCB">
          <w:rPr>
            <w:lang w:val="en-US" w:eastAsia="de-DE"/>
          </w:rPr>
          <w:t>low</w:t>
        </w:r>
      </w:ins>
      <w:ins w:id="566" w:author="rolf" w:date="2017-06-05T16:02:00Z">
        <w:r w:rsidR="003463D1">
          <w:rPr>
            <w:lang w:val="en-US" w:eastAsia="de-DE"/>
          </w:rPr>
          <w:t xml:space="preserve"> magnification.</w:t>
        </w:r>
      </w:ins>
      <w:ins w:id="567" w:author="rolf" w:date="2017-06-05T16:03:00Z">
        <w:r w:rsidR="003463D1">
          <w:rPr>
            <w:lang w:val="en-US" w:eastAsia="de-DE"/>
          </w:rPr>
          <w:t xml:space="preserve"> Usually the </w:t>
        </w:r>
      </w:ins>
      <w:ins w:id="568" w:author="rolf" w:date="2017-06-05T16:06:00Z">
        <w:r w:rsidR="003463D1">
          <w:rPr>
            <w:lang w:val="en-US" w:eastAsia="de-DE"/>
          </w:rPr>
          <w:t>camera field of view contains</w:t>
        </w:r>
      </w:ins>
      <w:ins w:id="569" w:author="rolf" w:date="2017-06-05T16:07:00Z">
        <w:r w:rsidR="003463D1">
          <w:rPr>
            <w:lang w:val="en-US" w:eastAsia="de-DE"/>
          </w:rPr>
          <w:t xml:space="preserve"> </w:t>
        </w:r>
      </w:ins>
      <w:ins w:id="570" w:author="rolf" w:date="2017-06-05T16:03:00Z">
        <w:r w:rsidR="003463D1">
          <w:rPr>
            <w:lang w:val="en-US" w:eastAsia="de-DE"/>
          </w:rPr>
          <w:t>a much smaller fraction of the moon</w:t>
        </w:r>
      </w:ins>
      <w:ins w:id="571" w:author="rolf" w:date="2017-06-05T16:04:00Z">
        <w:r w:rsidR="003463D1">
          <w:rPr>
            <w:lang w:val="en-US" w:eastAsia="de-DE"/>
          </w:rPr>
          <w:t>’s surface. In that case, the limb will be almost a straight line. W</w:t>
        </w:r>
      </w:ins>
      <w:ins w:id="572" w:author="rolf" w:date="2017-06-05T16:05:00Z">
        <w:r w:rsidR="003463D1">
          <w:rPr>
            <w:lang w:val="en-US" w:eastAsia="de-DE"/>
          </w:rPr>
          <w:t>ith the proper camera adjustment the limb stands vertically in the field of view.</w:t>
        </w:r>
      </w:ins>
      <w:ins w:id="573" w:author="rolf" w:date="2017-06-05T16:06:00Z">
        <w:del w:id="574"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575"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576" w:name="_Ref436315061"/>
      <w:bookmarkStart w:id="577" w:name="_Toc502072395"/>
      <w:r w:rsidRPr="002B5809">
        <w:rPr>
          <w:lang w:val="en-US"/>
        </w:rPr>
        <w:t>Selection and Positioning of the Focus Area</w:t>
      </w:r>
      <w:bookmarkEnd w:id="576"/>
      <w:bookmarkEnd w:id="577"/>
    </w:p>
    <w:p w:rsidR="00006EA2" w:rsidRDefault="00D167FB" w:rsidP="00006EA2">
      <w:pPr>
        <w:rPr>
          <w:ins w:id="578"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579" w:author="rolf" w:date="2017-07-23T17:00:00Z">
        <w:r w:rsidR="00B87420">
          <w:rPr>
            <w:lang w:val="en-US" w:eastAsia="de-DE"/>
          </w:rPr>
          <w:t xml:space="preserve">The user can choose focusing on a nearby star or </w:t>
        </w:r>
      </w:ins>
      <w:ins w:id="580" w:author="rolf" w:date="2017-07-23T17:01:00Z">
        <w:r w:rsidR="00B87420">
          <w:rPr>
            <w:lang w:val="en-US" w:eastAsia="de-DE"/>
          </w:rPr>
          <w:t xml:space="preserve">on </w:t>
        </w:r>
      </w:ins>
      <w:ins w:id="581" w:author="rolf" w:date="2017-07-23T17:00:00Z">
        <w:r w:rsidR="00B87420">
          <w:rPr>
            <w:lang w:val="en-US" w:eastAsia="de-DE"/>
          </w:rPr>
          <w:t>a</w:t>
        </w:r>
      </w:ins>
      <w:ins w:id="582" w:author="rolf" w:date="2017-07-23T17:02:00Z">
        <w:r w:rsidR="00B87420">
          <w:rPr>
            <w:lang w:val="en-US" w:eastAsia="de-DE"/>
          </w:rPr>
          <w:t xml:space="preserve"> surface </w:t>
        </w:r>
      </w:ins>
      <w:ins w:id="583" w:author="rolf" w:date="2017-07-23T17:03:00Z">
        <w:r w:rsidR="00B87420">
          <w:rPr>
            <w:lang w:val="en-US" w:eastAsia="de-DE"/>
          </w:rPr>
          <w:t>area</w:t>
        </w:r>
      </w:ins>
      <w:ins w:id="584" w:author="rolf" w:date="2017-07-23T17:02:00Z">
        <w:r w:rsidR="00B87420">
          <w:rPr>
            <w:lang w:val="en-US" w:eastAsia="de-DE"/>
          </w:rPr>
          <w:t xml:space="preserve"> </w:t>
        </w:r>
      </w:ins>
      <w:ins w:id="585" w:author="rolf" w:date="2017-07-23T17:00:00Z">
        <w:r w:rsidR="00B87420">
          <w:rPr>
            <w:lang w:val="en-US" w:eastAsia="de-DE"/>
          </w:rPr>
          <w:t xml:space="preserve">by setting the configuration parameter </w:t>
        </w:r>
      </w:ins>
      <w:ins w:id="586" w:author="rolf" w:date="2017-07-23T17:01:00Z">
        <w:r w:rsidR="00B87420">
          <w:rPr>
            <w:lang w:val="en-US" w:eastAsia="de-DE"/>
          </w:rPr>
          <w:t xml:space="preserve">“Focus on a star” to “True” or “False”, respectively. </w:t>
        </w:r>
      </w:ins>
      <w:ins w:id="587" w:author="rolf" w:date="2017-07-23T17:03:00Z">
        <w:r w:rsidR="00B87420">
          <w:rPr>
            <w:lang w:val="en-US" w:eastAsia="de-DE"/>
          </w:rPr>
          <w:t xml:space="preserve">The </w:t>
        </w:r>
      </w:ins>
      <w:ins w:id="588" w:author="rolf" w:date="2017-07-23T17:05:00Z">
        <w:r w:rsidR="00B87420">
          <w:rPr>
            <w:lang w:val="en-US" w:eastAsia="de-DE"/>
          </w:rPr>
          <w:t>chosen</w:t>
        </w:r>
      </w:ins>
      <w:ins w:id="589" w:author="rolf" w:date="2017-07-23T17:03:00Z">
        <w:r w:rsidR="00B87420">
          <w:rPr>
            <w:lang w:val="en-US" w:eastAsia="de-DE"/>
          </w:rPr>
          <w:t xml:space="preserve"> surface area</w:t>
        </w:r>
      </w:ins>
      <w:del w:id="590"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591"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592"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593" w:author="rolf" w:date="2017-07-23T17:04:00Z">
        <w:r w:rsidR="005F4E74" w:rsidRPr="002B5809" w:rsidDel="00B87420">
          <w:rPr>
            <w:lang w:val="en-US" w:eastAsia="de-DE"/>
          </w:rPr>
          <w:delText>s</w:delText>
        </w:r>
      </w:del>
      <w:r w:rsidR="005F4E74" w:rsidRPr="002B5809">
        <w:rPr>
          <w:lang w:val="en-US" w:eastAsia="de-DE"/>
        </w:rPr>
        <w:t xml:space="preserve"> </w:t>
      </w:r>
      <w:del w:id="594" w:author="rolf" w:date="2017-07-23T17:11:00Z">
        <w:r w:rsidR="004D6CEA" w:rsidRPr="002B5809" w:rsidDel="004D6464">
          <w:rPr>
            <w:lang w:val="en-US" w:eastAsia="de-DE"/>
          </w:rPr>
          <w:delText xml:space="preserve">enough </w:delText>
        </w:r>
      </w:del>
      <w:ins w:id="595"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596" w:author="rolf" w:date="2017-07-23T17:05:00Z">
        <w:r w:rsidR="00B87420">
          <w:rPr>
            <w:lang w:val="en-US" w:eastAsia="de-DE"/>
          </w:rPr>
          <w:t xml:space="preserve">. </w:t>
        </w:r>
      </w:ins>
      <w:proofErr w:type="spellStart"/>
      <w:ins w:id="597" w:author="rolf" w:date="2017-07-23T17:07:00Z">
        <w:r w:rsidR="004D6464">
          <w:rPr>
            <w:lang w:val="en-US" w:eastAsia="de-DE"/>
          </w:rPr>
          <w:t>MoonPanoramaMaker</w:t>
        </w:r>
        <w:proofErr w:type="spellEnd"/>
        <w:r w:rsidR="004D6464">
          <w:rPr>
            <w:lang w:val="en-US" w:eastAsia="de-DE"/>
          </w:rPr>
          <w:t xml:space="preserve"> can record t</w:t>
        </w:r>
      </w:ins>
      <w:ins w:id="598" w:author="rolf" w:date="2017-07-23T17:05:00Z">
        <w:r w:rsidR="00B87420">
          <w:rPr>
            <w:lang w:val="en-US" w:eastAsia="de-DE"/>
          </w:rPr>
          <w:t xml:space="preserve">he </w:t>
        </w:r>
      </w:ins>
      <w:ins w:id="599" w:author="rolf" w:date="2017-07-23T17:06:00Z">
        <w:r w:rsidR="00B87420">
          <w:rPr>
            <w:lang w:val="en-US" w:eastAsia="de-DE"/>
          </w:rPr>
          <w:t xml:space="preserve">position of the </w:t>
        </w:r>
      </w:ins>
      <w:ins w:id="600" w:author="rolf" w:date="2017-07-23T17:05:00Z">
        <w:r w:rsidR="00B87420">
          <w:rPr>
            <w:lang w:val="en-US" w:eastAsia="de-DE"/>
          </w:rPr>
          <w:t xml:space="preserve">focus area </w:t>
        </w:r>
      </w:ins>
      <w:ins w:id="601" w:author="rolf" w:date="2017-07-23T17:11:00Z">
        <w:r w:rsidR="004D6464">
          <w:rPr>
            <w:lang w:val="en-US" w:eastAsia="de-DE"/>
          </w:rPr>
          <w:t>or</w:t>
        </w:r>
      </w:ins>
      <w:ins w:id="602" w:author="rolf" w:date="2017-07-23T17:05:00Z">
        <w:r w:rsidR="00B87420">
          <w:rPr>
            <w:lang w:val="en-US" w:eastAsia="de-DE"/>
          </w:rPr>
          <w:t xml:space="preserve"> star </w:t>
        </w:r>
      </w:ins>
      <w:ins w:id="603" w:author="rolf" w:date="2017-07-23T17:08:00Z">
        <w:r w:rsidR="004D6464">
          <w:rPr>
            <w:lang w:val="en-US" w:eastAsia="de-DE"/>
          </w:rPr>
          <w:t>and move the telescope back to this position later in the workflow for refocusing.</w:t>
        </w:r>
      </w:ins>
      <w:ins w:id="604" w:author="rolf" w:date="2017-07-23T17:12:00Z">
        <w:r w:rsidR="004D6464">
          <w:rPr>
            <w:lang w:val="en-US" w:eastAsia="de-DE"/>
          </w:rPr>
          <w:t xml:space="preserve"> </w:t>
        </w:r>
      </w:ins>
      <w:del w:id="605" w:author="rolf" w:date="2017-07-23T17:05:00Z">
        <w:r w:rsidR="0036265A" w:rsidDel="00B87420">
          <w:rPr>
            <w:lang w:val="en-US" w:eastAsia="de-DE"/>
          </w:rPr>
          <w:delText>,</w:delText>
        </w:r>
      </w:del>
      <w:del w:id="606" w:author="rolf" w:date="2017-07-23T17:11:00Z">
        <w:r w:rsidR="0036265A" w:rsidDel="004D6464">
          <w:rPr>
            <w:lang w:val="en-US" w:eastAsia="de-DE"/>
          </w:rPr>
          <w:delText xml:space="preserve"> </w:delText>
        </w:r>
      </w:del>
      <w:ins w:id="607" w:author="rolf" w:date="2017-07-23T17:08:00Z">
        <w:r w:rsidR="004D6464">
          <w:rPr>
            <w:lang w:val="en-US" w:eastAsia="de-DE"/>
          </w:rPr>
          <w:t xml:space="preserve">To </w:t>
        </w:r>
      </w:ins>
      <w:ins w:id="608" w:author="rolf" w:date="2017-07-23T17:25:00Z">
        <w:r w:rsidR="005C3231">
          <w:rPr>
            <w:lang w:val="en-US" w:eastAsia="de-DE"/>
          </w:rPr>
          <w:t>register the focus position</w:t>
        </w:r>
      </w:ins>
      <w:ins w:id="609" w:author="rolf" w:date="2017-07-23T17:08:00Z">
        <w:r w:rsidR="004D6464">
          <w:rPr>
            <w:lang w:val="en-US" w:eastAsia="de-DE"/>
          </w:rPr>
          <w:t xml:space="preserve">, the user </w:t>
        </w:r>
      </w:ins>
      <w:del w:id="610"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611" w:author="rolf" w:date="2017-07-23T17:09:00Z">
        <w:r w:rsidR="004D6464">
          <w:rPr>
            <w:lang w:val="en-US" w:eastAsia="de-DE"/>
          </w:rPr>
          <w:t xml:space="preserve"> / “Select Focus Star”</w:t>
        </w:r>
      </w:ins>
      <w:del w:id="612" w:author="rolf" w:date="2017-07-23T17:09:00Z">
        <w:r w:rsidR="006D24EC" w:rsidDel="004D6464">
          <w:rPr>
            <w:lang w:val="en-US" w:eastAsia="de-DE"/>
          </w:rPr>
          <w:delText>.</w:delText>
        </w:r>
      </w:del>
      <w:ins w:id="613" w:author="rolf" w:date="2017-07-23T17:09:00Z">
        <w:r w:rsidR="004D6464">
          <w:rPr>
            <w:lang w:val="en-US" w:eastAsia="de-DE"/>
          </w:rPr>
          <w:t xml:space="preserve"> and moves </w:t>
        </w:r>
      </w:ins>
      <w:del w:id="614"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615" w:author="rolf" w:date="2017-07-23T17:13:00Z">
        <w:r w:rsidR="004D6464">
          <w:rPr>
            <w:lang w:val="en-US" w:eastAsia="de-DE"/>
          </w:rPr>
          <w:t xml:space="preserve"> </w:t>
        </w:r>
      </w:ins>
      <w:del w:id="616"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617" w:author="rolf" w:date="2017-07-23T17:09:00Z">
        <w:r w:rsidR="004D6464">
          <w:rPr>
            <w:lang w:val="en-US" w:eastAsia="de-DE"/>
          </w:rPr>
          <w:t xml:space="preserve">. When the </w:t>
        </w:r>
      </w:ins>
      <w:ins w:id="618" w:author="rolf" w:date="2017-07-23T17:13:00Z">
        <w:r w:rsidR="004D6464">
          <w:rPr>
            <w:lang w:val="en-US" w:eastAsia="de-DE"/>
          </w:rPr>
          <w:t xml:space="preserve">telescope points </w:t>
        </w:r>
      </w:ins>
      <w:ins w:id="619" w:author="rolf" w:date="2017-07-23T17:26:00Z">
        <w:r w:rsidR="005C3231">
          <w:rPr>
            <w:lang w:val="en-US" w:eastAsia="de-DE"/>
          </w:rPr>
          <w:t>at</w:t>
        </w:r>
      </w:ins>
      <w:ins w:id="620" w:author="rolf" w:date="2017-07-23T17:13:00Z">
        <w:r w:rsidR="004D6464">
          <w:rPr>
            <w:lang w:val="en-US" w:eastAsia="de-DE"/>
          </w:rPr>
          <w:t xml:space="preserve"> the </w:t>
        </w:r>
      </w:ins>
      <w:ins w:id="621"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622"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623"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624" w:author="rolf" w:date="2017-06-05T20:45:00Z">
        <w:r w:rsidR="00CD72D8">
          <w:rPr>
            <w:lang w:val="en-US" w:eastAsia="de-DE"/>
          </w:rPr>
          <w:t>E</w:t>
        </w:r>
      </w:ins>
      <w:del w:id="625"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626"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627"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Del="009E1A5F" w:rsidRDefault="004D6464" w:rsidP="00006EA2">
      <w:pPr>
        <w:rPr>
          <w:del w:id="628" w:author="Hempel, Rolf" w:date="2017-10-17T15:38:00Z"/>
          <w:lang w:val="en-US" w:eastAsia="de-DE"/>
        </w:rPr>
      </w:pPr>
      <w:ins w:id="629" w:author="rolf" w:date="2017-07-23T17:14:00Z">
        <w:r>
          <w:rPr>
            <w:lang w:val="en-US" w:eastAsia="de-DE"/>
          </w:rPr>
          <w:t>The option to focus on a star was added because some users prefer</w:t>
        </w:r>
      </w:ins>
      <w:ins w:id="630"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631" w:author="rolf" w:date="2017-07-23T17:17:00Z">
        <w:r w:rsidR="005C3231">
          <w:rPr>
            <w:lang w:val="en-US" w:eastAsia="de-DE"/>
          </w:rPr>
          <w:t xml:space="preserve"> </w:t>
        </w:r>
      </w:ins>
      <w:ins w:id="632" w:author="rolf" w:date="2017-07-23T17:18:00Z">
        <w:r w:rsidR="005C3231">
          <w:rPr>
            <w:lang w:val="en-US" w:eastAsia="de-DE"/>
          </w:rPr>
          <w:t xml:space="preserve">Mounting and removing the mask </w:t>
        </w:r>
      </w:ins>
      <w:ins w:id="633" w:author="rolf" w:date="2017-07-23T17:20:00Z">
        <w:r w:rsidR="005C3231">
          <w:rPr>
            <w:lang w:val="en-US" w:eastAsia="de-DE"/>
          </w:rPr>
          <w:t>during the workflow</w:t>
        </w:r>
      </w:ins>
      <w:ins w:id="634" w:author="rolf" w:date="2017-07-23T17:23:00Z">
        <w:r w:rsidR="005C3231">
          <w:rPr>
            <w:lang w:val="en-US" w:eastAsia="de-DE"/>
          </w:rPr>
          <w:t>, however,</w:t>
        </w:r>
      </w:ins>
      <w:ins w:id="635" w:author="rolf" w:date="2017-07-23T17:20:00Z">
        <w:r w:rsidR="005C3231">
          <w:rPr>
            <w:lang w:val="en-US" w:eastAsia="de-DE"/>
          </w:rPr>
          <w:t xml:space="preserve"> </w:t>
        </w:r>
      </w:ins>
      <w:ins w:id="636" w:author="rolf" w:date="2017-07-23T17:24:00Z">
        <w:r w:rsidR="005C3231">
          <w:rPr>
            <w:lang w:val="en-US" w:eastAsia="de-DE"/>
          </w:rPr>
          <w:t>is</w:t>
        </w:r>
      </w:ins>
      <w:ins w:id="637" w:author="rolf" w:date="2017-07-23T17:18:00Z">
        <w:r w:rsidR="005C3231">
          <w:rPr>
            <w:lang w:val="en-US" w:eastAsia="de-DE"/>
          </w:rPr>
          <w:t xml:space="preserve"> dangerous</w:t>
        </w:r>
      </w:ins>
      <w:ins w:id="638" w:author="rolf" w:date="2017-07-23T17:23:00Z">
        <w:r w:rsidR="005C3231">
          <w:rPr>
            <w:lang w:val="en-US" w:eastAsia="de-DE"/>
          </w:rPr>
          <w:t xml:space="preserve"> </w:t>
        </w:r>
      </w:ins>
      <w:ins w:id="639" w:author="rolf" w:date="2017-07-23T17:19:00Z">
        <w:r w:rsidR="005C3231">
          <w:rPr>
            <w:lang w:val="en-US" w:eastAsia="de-DE"/>
          </w:rPr>
          <w:t xml:space="preserve">since </w:t>
        </w:r>
      </w:ins>
      <w:ins w:id="640" w:author="rolf" w:date="2017-07-23T17:24:00Z">
        <w:r w:rsidR="005C3231">
          <w:rPr>
            <w:lang w:val="en-US" w:eastAsia="de-DE"/>
          </w:rPr>
          <w:t xml:space="preserve">touching the telescope could change </w:t>
        </w:r>
      </w:ins>
      <w:ins w:id="641" w:author="rolf" w:date="2017-07-23T17:19:00Z">
        <w:r w:rsidR="005C3231">
          <w:rPr>
            <w:lang w:val="en-US" w:eastAsia="de-DE"/>
          </w:rPr>
          <w:t>the mount alignment.</w:t>
        </w:r>
      </w:ins>
      <w:ins w:id="642" w:author="rolf" w:date="2017-07-23T17:20:00Z">
        <w:r w:rsidR="005C3231">
          <w:rPr>
            <w:lang w:val="en-US" w:eastAsia="de-DE"/>
          </w:rPr>
          <w:t xml:space="preserve"> Therefore, the mask must be handled with extreme care, and the telescope should </w:t>
        </w:r>
      </w:ins>
      <w:ins w:id="643" w:author="rolf" w:date="2017-07-23T17:22:00Z">
        <w:r w:rsidR="005C3231">
          <w:rPr>
            <w:lang w:val="en-US" w:eastAsia="de-DE"/>
          </w:rPr>
          <w:t xml:space="preserve">always </w:t>
        </w:r>
      </w:ins>
      <w:ins w:id="644" w:author="rolf" w:date="2017-07-23T17:20:00Z">
        <w:r w:rsidR="005C3231">
          <w:rPr>
            <w:lang w:val="en-US" w:eastAsia="de-DE"/>
          </w:rPr>
          <w:t>be re-aligned after focusing.</w:t>
        </w:r>
      </w:ins>
    </w:p>
    <w:p w:rsidR="00470085" w:rsidDel="009E1A5F" w:rsidRDefault="00470085">
      <w:pPr>
        <w:rPr>
          <w:ins w:id="645" w:author="rolf" w:date="2017-07-23T17:27:00Z"/>
          <w:del w:id="646" w:author="Hempel, Rolf" w:date="2017-10-17T15:39:00Z"/>
          <w:rFonts w:ascii="Arial" w:eastAsiaTheme="majorEastAsia" w:hAnsi="Arial" w:cstheme="majorBidi"/>
          <w:b/>
          <w:bCs/>
          <w:sz w:val="26"/>
          <w:szCs w:val="26"/>
          <w:lang w:val="en-US" w:eastAsia="de-DE"/>
        </w:rPr>
        <w:pPrChange w:id="647" w:author="Hempel, Rolf" w:date="2017-10-17T15:38:00Z">
          <w:pPr>
            <w:spacing w:after="0" w:line="240" w:lineRule="auto"/>
          </w:pPr>
        </w:pPrChange>
      </w:pPr>
      <w:bookmarkStart w:id="648" w:name="_Ref436147257"/>
      <w:ins w:id="649" w:author="rolf" w:date="2017-07-23T17:27:00Z">
        <w:del w:id="650" w:author="Hempel, Rolf" w:date="2017-10-17T15:38:00Z">
          <w:r w:rsidDel="009E1A5F">
            <w:rPr>
              <w:lang w:val="en-US"/>
            </w:rPr>
            <w:br w:type="page"/>
          </w:r>
        </w:del>
      </w:ins>
    </w:p>
    <w:p w:rsidR="009E1A5F" w:rsidRDefault="009E1A5F">
      <w:pPr>
        <w:rPr>
          <w:ins w:id="651" w:author="Hempel, Rolf" w:date="2017-10-17T15:38:00Z"/>
          <w:lang w:val="en-US"/>
        </w:rPr>
        <w:pPrChange w:id="652" w:author="Hempel, Rolf" w:date="2017-10-17T15:39:00Z">
          <w:pPr>
            <w:pStyle w:val="berschrift3"/>
          </w:pPr>
        </w:pPrChange>
      </w:pPr>
      <w:bookmarkStart w:id="653" w:name="_Ref488597686"/>
    </w:p>
    <w:p w:rsidR="003214BE" w:rsidRPr="002B5809" w:rsidRDefault="004D6CEA" w:rsidP="003214BE">
      <w:pPr>
        <w:pStyle w:val="berschrift3"/>
        <w:rPr>
          <w:lang w:val="en-US"/>
        </w:rPr>
      </w:pPr>
      <w:bookmarkStart w:id="654" w:name="_Ref497150063"/>
      <w:bookmarkStart w:id="655" w:name="_Toc502072396"/>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48"/>
      <w:bookmarkEnd w:id="653"/>
      <w:bookmarkEnd w:id="654"/>
      <w:bookmarkEnd w:id="655"/>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656" w:author="rolf" w:date="2017-06-05T20:49:00Z">
        <w:r w:rsidR="00872732" w:rsidRPr="002B5809" w:rsidDel="00E36242">
          <w:rPr>
            <w:lang w:val="en-US" w:eastAsia="de-DE"/>
          </w:rPr>
          <w:delText>“,</w:delText>
        </w:r>
      </w:del>
      <w:ins w:id="657"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lastRenderedPageBreak/>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658" w:author="rolf" w:date="2017-06-05T20:50:00Z">
        <w:r w:rsidRPr="002B5809" w:rsidDel="00E36242">
          <w:rPr>
            <w:lang w:val="en-US" w:eastAsia="de-DE"/>
          </w:rPr>
          <w:delText xml:space="preserve">“ </w:delText>
        </w:r>
      </w:del>
      <w:ins w:id="659"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660"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2333394</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DD1CE5" w:rsidRPr="00A137BE" w:rsidRDefault="00DD1CE5" w:rsidP="0068080C">
                              <w:pPr>
                                <w:rPr>
                                  <w:lang w:val="en-US"/>
                                </w:rPr>
                              </w:pPr>
                              <w:del w:id="661" w:author="rolf" w:date="2016-10-29T18:18:00Z">
                                <w:r w:rsidRPr="00A137BE" w:rsidDel="0068080C">
                                  <w:rPr>
                                    <w:lang w:val="en-US"/>
                                  </w:rPr>
                                  <w:delText xml:space="preserve">The landmark is centered in the camera live-view </w:delText>
                                </w:r>
                                <w:r w:rsidDel="0068080C">
                                  <w:rPr>
                                    <w:lang w:val="en-US"/>
                                  </w:rPr>
                                  <w:delText>window.</w:delText>
                                </w:r>
                              </w:del>
                              <w:ins w:id="662" w:author="rolf" w:date="2016-10-29T18:18:00Z">
                                <w:r>
                                  <w:rPr>
                                    <w:lang w:val="en-US"/>
                                  </w:rPr>
                                  <w:t xml:space="preserve">The </w:t>
                                </w:r>
                              </w:ins>
                              <w:ins w:id="663" w:author="rolf" w:date="2016-10-29T18:19:00Z">
                                <w:r>
                                  <w:rPr>
                                    <w:lang w:val="en-US"/>
                                  </w:rPr>
                                  <w:t>“Tile Arrangement” window shows the moon in the so-called “normalized orienta</w:t>
                                </w:r>
                              </w:ins>
                              <w:ins w:id="664" w:author="rolf" w:date="2016-10-29T18:21:00Z">
                                <w:r>
                                  <w:rPr>
                                    <w:lang w:val="en-US"/>
                                  </w:rPr>
                                  <w:softHyphen/>
                                </w:r>
                              </w:ins>
                              <w:ins w:id="665" w:author="rolf" w:date="2016-10-29T18:19:00Z">
                                <w:r>
                                  <w:rPr>
                                    <w:lang w:val="en-US"/>
                                  </w:rPr>
                                  <w:t xml:space="preserve">tion”, i.e. with the sunlit limb pointing to the right. </w:t>
                                </w:r>
                                <w:r w:rsidRPr="001D5BD6">
                                  <w:rPr>
                                    <w:b/>
                                    <w:lang w:val="en-US"/>
                                    <w:rPrChange w:id="666"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0.4pt;margin-top:183.75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" stroked="f">
                  <v:textbox>
                    <w:txbxContent>
                      <w:p w:rsidR="00DD1CE5" w:rsidRPr="00A137BE" w:rsidRDefault="00DD1CE5" w:rsidP="0068080C">
                        <w:pPr>
                          <w:rPr>
                            <w:lang w:val="en-US"/>
                          </w:rPr>
                        </w:pPr>
                        <w:del w:id="667" w:author="rolf" w:date="2016-10-29T18:18:00Z">
                          <w:r w:rsidRPr="00A137BE" w:rsidDel="0068080C">
                            <w:rPr>
                              <w:lang w:val="en-US"/>
                            </w:rPr>
                            <w:delText xml:space="preserve">The landmark is centered in the camera live-view </w:delText>
                          </w:r>
                          <w:r w:rsidDel="0068080C">
                            <w:rPr>
                              <w:lang w:val="en-US"/>
                            </w:rPr>
                            <w:delText>window.</w:delText>
                          </w:r>
                        </w:del>
                        <w:ins w:id="668" w:author="rolf" w:date="2016-10-29T18:18:00Z">
                          <w:r>
                            <w:rPr>
                              <w:lang w:val="en-US"/>
                            </w:rPr>
                            <w:t xml:space="preserve">The </w:t>
                          </w:r>
                        </w:ins>
                        <w:ins w:id="669" w:author="rolf" w:date="2016-10-29T18:19:00Z">
                          <w:r>
                            <w:rPr>
                              <w:lang w:val="en-US"/>
                            </w:rPr>
                            <w:t>“Tile Arrangement” window shows the moon in the so-called “normalized orienta</w:t>
                          </w:r>
                        </w:ins>
                        <w:ins w:id="670" w:author="rolf" w:date="2016-10-29T18:21:00Z">
                          <w:r>
                            <w:rPr>
                              <w:lang w:val="en-US"/>
                            </w:rPr>
                            <w:softHyphen/>
                          </w:r>
                        </w:ins>
                        <w:ins w:id="671" w:author="rolf" w:date="2016-10-29T18:19:00Z">
                          <w:r>
                            <w:rPr>
                              <w:lang w:val="en-US"/>
                            </w:rPr>
                            <w:t xml:space="preserve">tion”, i.e. with the sunlit limb pointing to the right. </w:t>
                          </w:r>
                          <w:r w:rsidRPr="001D5BD6">
                            <w:rPr>
                              <w:b/>
                              <w:lang w:val="en-US"/>
                              <w:rPrChange w:id="672" w:author="Hempel, Rolf" w:date="2017-06-06T09:27:00Z">
                                <w:rPr>
                                  <w:lang w:val="en-US"/>
                                </w:rPr>
                              </w:rPrChange>
                            </w:rPr>
                            <w:t>Please note that for the waning moon this means that South is up.</w:t>
                          </w:r>
                        </w:ins>
                      </w:p>
                    </w:txbxContent>
                  </v:textbox>
                </v:shape>
              </w:pict>
            </mc:Fallback>
          </mc:AlternateContent>
        </w:r>
      </w:ins>
      <w:del w:id="673" w:author="rolf" w:date="2017-12-26T17:15:00Z">
        <w:r w:rsidR="0036141F" w:rsidRPr="002B5809" w:rsidDel="00573F7D">
          <w:rPr>
            <w:noProof/>
            <w:lang w:eastAsia="de-DE"/>
          </w:rPr>
          <w:drawing>
            <wp:inline distT="0" distB="0" distL="0" distR="0" wp14:anchorId="7F11E5F1" wp14:editId="6CAF38B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3">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del>
      <w:ins w:id="674" w:author="rolf" w:date="2017-12-26T17:21:00Z">
        <w:r w:rsidR="00573F7D">
          <w:rPr>
            <w:noProof/>
            <w:lang w:eastAsia="de-DE"/>
          </w:rPr>
          <w:drawing>
            <wp:inline distT="0" distB="0" distL="0" distR="0">
              <wp:extent cx="3110346" cy="348817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arrangement.PNG"/>
                      <pic:cNvPicPr/>
                    </pic:nvPicPr>
                    <pic:blipFill>
                      <a:blip r:embed="rId24">
                        <a:extLst>
                          <a:ext uri="{28A0092B-C50C-407E-A947-70E740481C1C}">
                            <a14:useLocalDpi xmlns:a14="http://schemas.microsoft.com/office/drawing/2010/main" val="0"/>
                          </a:ext>
                        </a:extLst>
                      </a:blip>
                      <a:stretch>
                        <a:fillRect/>
                      </a:stretch>
                    </pic:blipFill>
                    <pic:spPr>
                      <a:xfrm>
                        <a:off x="0" y="0"/>
                        <a:ext cx="3109467" cy="3487185"/>
                      </a:xfrm>
                      <a:prstGeom prst="rect">
                        <a:avLst/>
                      </a:prstGeom>
                    </pic:spPr>
                  </pic:pic>
                </a:graphicData>
              </a:graphic>
            </wp:inline>
          </w:drawing>
        </w:r>
      </w:ins>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675"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676" w:author="rolf" w:date="2017-06-05T20:41:00Z">
        <w:r w:rsidR="00CD72D8" w:rsidRPr="002B5809">
          <w:rPr>
            <w:lang w:val="en-US" w:eastAsia="de-DE"/>
          </w:rPr>
          <w:t>”</w:t>
        </w:r>
      </w:ins>
      <w:del w:id="677"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678" w:author="rolf" w:date="2017-06-05T20:41:00Z">
        <w:r w:rsidR="00CD72D8">
          <w:rPr>
            <w:lang w:val="en-US" w:eastAsia="de-DE"/>
          </w:rPr>
          <w:t>E</w:t>
        </w:r>
      </w:ins>
      <w:del w:id="679"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680" w:author="rolf" w:date="2017-06-05T20:28:00Z"/>
          <w:lang w:val="en-US" w:eastAsia="de-DE"/>
        </w:rPr>
      </w:pPr>
      <w:ins w:id="681" w:author="rolf" w:date="2016-05-01T09:16:00Z">
        <w:r>
          <w:rPr>
            <w:lang w:val="en-US" w:eastAsia="de-DE"/>
          </w:rPr>
          <w:t xml:space="preserve">If </w:t>
        </w:r>
      </w:ins>
      <w:ins w:id="682" w:author="rolf" w:date="2016-05-01T09:17:00Z">
        <w:del w:id="683" w:author="Hempel, Rolf" w:date="2017-06-06T09:28:00Z">
          <w:r w:rsidR="00BB5664" w:rsidDel="001D5BD6">
            <w:rPr>
              <w:lang w:val="en-US" w:eastAsia="de-DE"/>
            </w:rPr>
            <w:delText xml:space="preserve"> </w:delText>
          </w:r>
        </w:del>
      </w:ins>
      <w:ins w:id="684" w:author="rolf" w:date="2016-05-01T09:19:00Z">
        <w:r w:rsidR="00BB5664">
          <w:rPr>
            <w:lang w:val="en-US" w:eastAsia="de-DE"/>
          </w:rPr>
          <w:t xml:space="preserve">the </w:t>
        </w:r>
      </w:ins>
      <w:ins w:id="685" w:author="rolf" w:date="2016-05-01T09:17:00Z">
        <w:r w:rsidR="00BB5664">
          <w:rPr>
            <w:lang w:val="en-US" w:eastAsia="de-DE"/>
          </w:rPr>
          <w:t>video</w:t>
        </w:r>
      </w:ins>
      <w:ins w:id="686" w:author="rolf" w:date="2016-05-01T09:20:00Z">
        <w:r w:rsidR="00BB5664">
          <w:rPr>
            <w:lang w:val="en-US" w:eastAsia="de-DE"/>
          </w:rPr>
          <w:t>s</w:t>
        </w:r>
      </w:ins>
      <w:ins w:id="687" w:author="rolf" w:date="2016-05-01T09:17:00Z">
        <w:r w:rsidR="00BB5664">
          <w:rPr>
            <w:lang w:val="en-US" w:eastAsia="de-DE"/>
          </w:rPr>
          <w:t xml:space="preserve"> </w:t>
        </w:r>
      </w:ins>
      <w:ins w:id="688" w:author="rolf" w:date="2016-05-01T09:20:00Z">
        <w:r w:rsidR="00BB5664">
          <w:rPr>
            <w:lang w:val="en-US" w:eastAsia="de-DE"/>
          </w:rPr>
          <w:t>are recorded</w:t>
        </w:r>
      </w:ins>
      <w:ins w:id="689" w:author="rolf" w:date="2016-05-01T09:17:00Z">
        <w:r w:rsidR="00BB5664">
          <w:rPr>
            <w:lang w:val="en-US" w:eastAsia="de-DE"/>
          </w:rPr>
          <w:t xml:space="preserve"> in automatic mode, </w:t>
        </w:r>
      </w:ins>
      <w:ins w:id="690" w:author="rolf" w:date="2016-05-01T09:18:00Z">
        <w:r w:rsidR="00BB5664">
          <w:rPr>
            <w:lang w:val="en-US" w:eastAsia="de-DE"/>
          </w:rPr>
          <w:t xml:space="preserve">the user selects </w:t>
        </w:r>
      </w:ins>
      <w:ins w:id="691" w:author="rolf" w:date="2016-05-01T09:17:00Z">
        <w:r w:rsidR="00BB5664">
          <w:rPr>
            <w:lang w:val="en-US" w:eastAsia="de-DE"/>
          </w:rPr>
          <w:t>the video file name</w:t>
        </w:r>
      </w:ins>
      <w:ins w:id="692" w:author="rolf" w:date="2016-05-01T09:18:00Z">
        <w:r w:rsidR="00BB5664">
          <w:rPr>
            <w:lang w:val="en-US" w:eastAsia="de-DE"/>
          </w:rPr>
          <w:t xml:space="preserve"> format </w:t>
        </w:r>
      </w:ins>
      <w:ins w:id="693" w:author="rolf" w:date="2017-06-05T20:26:00Z">
        <w:r w:rsidR="00255AFB">
          <w:rPr>
            <w:lang w:val="en-US" w:eastAsia="de-DE"/>
          </w:rPr>
          <w:t>using the</w:t>
        </w:r>
      </w:ins>
      <w:ins w:id="694" w:author="rolf" w:date="2016-05-01T09:17:00Z">
        <w:r w:rsidR="00BB5664">
          <w:rPr>
            <w:lang w:val="en-US" w:eastAsia="de-DE"/>
          </w:rPr>
          <w:t xml:space="preserve"> </w:t>
        </w:r>
        <w:proofErr w:type="spellStart"/>
        <w:r w:rsidR="00BB5664">
          <w:rPr>
            <w:lang w:val="en-US" w:eastAsia="de-DE"/>
          </w:rPr>
          <w:t>FireCapture</w:t>
        </w:r>
      </w:ins>
      <w:proofErr w:type="spellEnd"/>
      <w:ins w:id="695" w:author="rolf" w:date="2017-06-05T20:27:00Z">
        <w:r w:rsidR="00255AFB">
          <w:rPr>
            <w:lang w:val="en-US" w:eastAsia="de-DE"/>
          </w:rPr>
          <w:t xml:space="preserve"> GUI</w:t>
        </w:r>
      </w:ins>
      <w:ins w:id="696" w:author="rolf" w:date="2016-05-01T09:19:00Z">
        <w:r w:rsidR="00BB5664">
          <w:rPr>
            <w:lang w:val="en-US" w:eastAsia="de-DE"/>
          </w:rPr>
          <w:t xml:space="preserve">. </w:t>
        </w:r>
      </w:ins>
      <w:ins w:id="697" w:author="rolf" w:date="2016-05-01T09:28:00Z">
        <w:del w:id="698" w:author="Hempel, Rolf" w:date="2017-06-06T09:29:00Z">
          <w:r w:rsidR="0096753C" w:rsidDel="001D5BD6">
            <w:rPr>
              <w:lang w:val="en-US" w:eastAsia="de-DE"/>
            </w:rPr>
            <w:delText xml:space="preserve">Additionally, </w:delText>
          </w:r>
        </w:del>
      </w:ins>
      <w:proofErr w:type="spellStart"/>
      <w:ins w:id="699" w:author="rolf" w:date="2016-05-01T09:20:00Z">
        <w:r w:rsidR="00BB5664">
          <w:rPr>
            <w:lang w:val="en-US" w:eastAsia="de-DE"/>
          </w:rPr>
          <w:t>MoonPanoramaMaker</w:t>
        </w:r>
      </w:ins>
      <w:proofErr w:type="spellEnd"/>
      <w:ins w:id="700" w:author="Hempel, Rolf" w:date="2017-06-06T09:29:00Z">
        <w:r w:rsidR="001D5BD6">
          <w:rPr>
            <w:lang w:val="en-US" w:eastAsia="de-DE"/>
          </w:rPr>
          <w:t xml:space="preserve"> </w:t>
        </w:r>
      </w:ins>
      <w:ins w:id="701" w:author="rolf" w:date="2016-05-01T09:20:00Z">
        <w:del w:id="702" w:author="Hempel, Rolf" w:date="2017-06-06T09:31:00Z">
          <w:r w:rsidR="00BB5664" w:rsidDel="001D5BD6">
            <w:rPr>
              <w:lang w:val="en-US" w:eastAsia="de-DE"/>
            </w:rPr>
            <w:delText xml:space="preserve"> </w:delText>
          </w:r>
        </w:del>
        <w:r w:rsidR="00BB5664">
          <w:rPr>
            <w:lang w:val="en-US" w:eastAsia="de-DE"/>
          </w:rPr>
          <w:t>appends to each file name the string</w:t>
        </w:r>
      </w:ins>
      <w:ins w:id="703" w:author="Hempel, Rolf" w:date="2017-06-06T09:32:00Z">
        <w:r w:rsidR="001D5BD6">
          <w:rPr>
            <w:lang w:val="en-US" w:eastAsia="de-DE"/>
          </w:rPr>
          <w:t xml:space="preserve"> </w:t>
        </w:r>
      </w:ins>
      <w:ins w:id="704" w:author="rolf" w:date="2016-05-01T09:20:00Z">
        <w:del w:id="705"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706"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707" w:author="Hempel, Rolf" w:date="2017-06-06T09:30:00Z">
        <w:r w:rsidR="001D5BD6">
          <w:rPr>
            <w:lang w:val="en-US" w:eastAsia="de-DE"/>
          </w:rPr>
          <w:t>n example of a</w:t>
        </w:r>
      </w:ins>
      <w:ins w:id="708" w:author="rolf" w:date="2016-05-01T09:21:00Z">
        <w:r w:rsidR="00BB5664">
          <w:rPr>
            <w:lang w:val="en-US" w:eastAsia="de-DE"/>
          </w:rPr>
          <w:t xml:space="preserve"> full file name </w:t>
        </w:r>
        <w:del w:id="709" w:author="Hempel, Rolf" w:date="2017-06-06T09:30:00Z">
          <w:r w:rsidR="00BB5664" w:rsidDel="001D5BD6">
            <w:rPr>
              <w:lang w:val="en-US" w:eastAsia="de-DE"/>
            </w:rPr>
            <w:delText xml:space="preserve">could </w:delText>
          </w:r>
        </w:del>
        <w:del w:id="710" w:author="Hempel, Rolf" w:date="2017-06-06T09:29:00Z">
          <w:r w:rsidR="00BB5664" w:rsidDel="001D5BD6">
            <w:rPr>
              <w:lang w:val="en-US" w:eastAsia="de-DE"/>
            </w:rPr>
            <w:delText xml:space="preserve">then </w:delText>
          </w:r>
        </w:del>
        <w:del w:id="711" w:author="Hempel, Rolf" w:date="2017-06-06T09:30:00Z">
          <w:r w:rsidR="00BB5664" w:rsidDel="001D5BD6">
            <w:rPr>
              <w:lang w:val="en-US" w:eastAsia="de-DE"/>
            </w:rPr>
            <w:delText>look like</w:delText>
          </w:r>
        </w:del>
      </w:ins>
      <w:ins w:id="712" w:author="Hempel, Rolf" w:date="2017-06-06T09:30:00Z">
        <w:r w:rsidR="001D5BD6">
          <w:rPr>
            <w:lang w:val="en-US" w:eastAsia="de-DE"/>
          </w:rPr>
          <w:t>is</w:t>
        </w:r>
      </w:ins>
      <w:ins w:id="713" w:author="rolf" w:date="2016-05-01T09:21:00Z">
        <w:r w:rsidR="00BB5664">
          <w:rPr>
            <w:lang w:val="en-US" w:eastAsia="de-DE"/>
          </w:rPr>
          <w:t xml:space="preserve"> “Moon_210531_Tile-023.ser</w:t>
        </w:r>
      </w:ins>
      <w:ins w:id="714" w:author="rolf" w:date="2016-05-01T09:23:00Z">
        <w:r w:rsidR="00BB5664">
          <w:rPr>
            <w:lang w:val="en-US" w:eastAsia="de-DE"/>
          </w:rPr>
          <w:t xml:space="preserve">”. </w:t>
        </w:r>
      </w:ins>
      <w:ins w:id="715" w:author="rolf" w:date="2016-05-01T09:25:00Z">
        <w:r w:rsidR="00BB5664">
          <w:rPr>
            <w:lang w:val="en-US" w:eastAsia="de-DE"/>
          </w:rPr>
          <w:t xml:space="preserve">If </w:t>
        </w:r>
      </w:ins>
      <w:ins w:id="716" w:author="rolf" w:date="2016-05-01T09:27:00Z">
        <w:r w:rsidR="00BB5664">
          <w:rPr>
            <w:lang w:val="en-US" w:eastAsia="de-DE"/>
          </w:rPr>
          <w:t xml:space="preserve">a </w:t>
        </w:r>
      </w:ins>
      <w:ins w:id="717" w:author="rolf" w:date="2016-05-01T09:25:00Z">
        <w:r w:rsidR="00BB5664">
          <w:rPr>
            <w:lang w:val="en-US" w:eastAsia="de-DE"/>
          </w:rPr>
          <w:t xml:space="preserve">tile </w:t>
        </w:r>
      </w:ins>
      <w:ins w:id="718" w:author="rolf" w:date="2016-05-01T09:27:00Z">
        <w:r w:rsidR="00BB5664">
          <w:rPr>
            <w:lang w:val="en-US" w:eastAsia="de-DE"/>
          </w:rPr>
          <w:t>is</w:t>
        </w:r>
      </w:ins>
      <w:ins w:id="719" w:author="rolf" w:date="2016-05-01T09:25:00Z">
        <w:r w:rsidR="00BB5664">
          <w:rPr>
            <w:lang w:val="en-US" w:eastAsia="de-DE"/>
          </w:rPr>
          <w:t xml:space="preserve"> recorded more than once during an observing session, the encoded tile number makes it easier to </w:t>
        </w:r>
      </w:ins>
      <w:ins w:id="720" w:author="rolf" w:date="2016-05-01T09:27:00Z">
        <w:r w:rsidR="0096753C">
          <w:rPr>
            <w:lang w:val="en-US" w:eastAsia="de-DE"/>
          </w:rPr>
          <w:t>identify the corresponding</w:t>
        </w:r>
      </w:ins>
      <w:ins w:id="721" w:author="rolf" w:date="2016-05-01T09:25:00Z">
        <w:r w:rsidR="00BB5664">
          <w:rPr>
            <w:lang w:val="en-US" w:eastAsia="de-DE"/>
          </w:rPr>
          <w:t xml:space="preserve"> video files</w:t>
        </w:r>
      </w:ins>
      <w:ins w:id="722" w:author="rolf" w:date="2016-05-01T09:27:00Z">
        <w:r w:rsidR="0096753C">
          <w:rPr>
            <w:lang w:val="en-US" w:eastAsia="de-DE"/>
          </w:rPr>
          <w:t>.</w:t>
        </w:r>
      </w:ins>
    </w:p>
    <w:p w:rsidR="00255AFB" w:rsidRDefault="00255AFB" w:rsidP="00085179">
      <w:pPr>
        <w:rPr>
          <w:lang w:val="en-US" w:eastAsia="de-DE"/>
        </w:rPr>
      </w:pPr>
      <w:ins w:id="723"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724" w:author="rolf" w:date="2017-06-05T20:35:00Z">
        <w:r w:rsidR="000E0E04">
          <w:rPr>
            <w:lang w:val="en-US" w:eastAsia="de-DE"/>
          </w:rPr>
          <w:t xml:space="preserve">each tile should be recorded through </w:t>
        </w:r>
      </w:ins>
      <w:ins w:id="725" w:author="rolf" w:date="2017-06-05T20:28:00Z">
        <w:r>
          <w:rPr>
            <w:lang w:val="en-US" w:eastAsia="de-DE"/>
          </w:rPr>
          <w:t xml:space="preserve">different filters </w:t>
        </w:r>
      </w:ins>
      <w:ins w:id="726" w:author="rolf" w:date="2017-06-05T20:29:00Z">
        <w:r w:rsidR="000E0E04">
          <w:rPr>
            <w:lang w:val="en-US" w:eastAsia="de-DE"/>
          </w:rPr>
          <w:t xml:space="preserve">in succession. </w:t>
        </w:r>
      </w:ins>
      <w:ins w:id="727" w:author="rolf" w:date="2017-06-05T20:30:00Z">
        <w:r w:rsidR="000E0E04">
          <w:rPr>
            <w:lang w:val="en-US" w:eastAsia="de-DE"/>
          </w:rPr>
          <w:t xml:space="preserve">In this case </w:t>
        </w:r>
        <w:del w:id="728"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729" w:author="rolf" w:date="2017-06-05T20:31:00Z">
        <w:r w:rsidR="000E0E04">
          <w:rPr>
            <w:lang w:val="en-US" w:eastAsia="de-DE"/>
          </w:rPr>
          <w:t xml:space="preserve">camera </w:t>
        </w:r>
      </w:ins>
      <w:ins w:id="730" w:author="rolf" w:date="2017-06-05T20:32:00Z">
        <w:r w:rsidR="000E0E04">
          <w:rPr>
            <w:lang w:val="en-US" w:eastAsia="de-DE"/>
          </w:rPr>
          <w:t>configuration</w:t>
        </w:r>
      </w:ins>
      <w:ins w:id="731" w:author="rolf" w:date="2017-06-05T20:31:00Z">
        <w:r w:rsidR="000E0E04">
          <w:rPr>
            <w:lang w:val="en-US" w:eastAsia="de-DE"/>
          </w:rPr>
          <w:t xml:space="preserve"> </w:t>
        </w:r>
      </w:ins>
      <w:ins w:id="732" w:author="rolf" w:date="2017-06-05T20:32:00Z">
        <w:r w:rsidR="000E0E04">
          <w:rPr>
            <w:lang w:val="en-US" w:eastAsia="de-DE"/>
          </w:rPr>
          <w:t xml:space="preserve">dialog </w:t>
        </w:r>
      </w:ins>
      <w:ins w:id="733" w:author="Hempel, Rolf" w:date="2017-06-06T09:33:00Z">
        <w:r w:rsidR="001D5BD6">
          <w:rPr>
            <w:lang w:val="en-US" w:eastAsia="de-DE"/>
          </w:rPr>
          <w:t xml:space="preserve">must be set </w:t>
        </w:r>
      </w:ins>
      <w:ins w:id="734" w:author="rolf" w:date="2017-06-05T20:32:00Z">
        <w:r w:rsidR="000E0E04">
          <w:rPr>
            <w:lang w:val="en-US" w:eastAsia="de-DE"/>
          </w:rPr>
          <w:t xml:space="preserve">to the desired </w:t>
        </w:r>
        <w:r w:rsidR="000E0E04">
          <w:rPr>
            <w:lang w:val="en-US" w:eastAsia="de-DE"/>
          </w:rPr>
          <w:lastRenderedPageBreak/>
          <w:t xml:space="preserve">number of triggers (see Appendix A). </w:t>
        </w:r>
        <w:del w:id="735" w:author="Hempel, Rolf" w:date="2017-06-06T09:33:00Z">
          <w:r w:rsidR="000E0E04" w:rsidDel="001D5BD6">
            <w:rPr>
              <w:lang w:val="en-US" w:eastAsia="de-DE"/>
            </w:rPr>
            <w:delText>Please do not forget to configure</w:delText>
          </w:r>
        </w:del>
      </w:ins>
      <w:ins w:id="736" w:author="Hempel, Rolf" w:date="2017-06-06T09:33:00Z">
        <w:r w:rsidR="001D5BD6">
          <w:rPr>
            <w:lang w:val="en-US" w:eastAsia="de-DE"/>
          </w:rPr>
          <w:t>The details of</w:t>
        </w:r>
      </w:ins>
      <w:ins w:id="737" w:author="rolf" w:date="2017-06-05T20:32:00Z">
        <w:r w:rsidR="000E0E04">
          <w:rPr>
            <w:lang w:val="en-US" w:eastAsia="de-DE"/>
          </w:rPr>
          <w:t xml:space="preserve"> the filter cycling </w:t>
        </w:r>
      </w:ins>
      <w:ins w:id="738" w:author="Hempel, Rolf" w:date="2017-06-06T09:33:00Z">
        <w:r w:rsidR="001D5BD6">
          <w:rPr>
            <w:lang w:val="en-US" w:eastAsia="de-DE"/>
          </w:rPr>
          <w:t xml:space="preserve">are configured </w:t>
        </w:r>
      </w:ins>
      <w:ins w:id="739" w:author="rolf" w:date="2017-06-05T20:32:00Z">
        <w:del w:id="740" w:author="Hempel, Rolf" w:date="2017-06-06T09:35:00Z">
          <w:r w:rsidR="000E0E04" w:rsidDel="001D5BD6">
            <w:rPr>
              <w:lang w:val="en-US" w:eastAsia="de-DE"/>
            </w:rPr>
            <w:delText>at</w:delText>
          </w:r>
        </w:del>
      </w:ins>
      <w:ins w:id="741" w:author="Hempel, Rolf" w:date="2017-06-06T09:35:00Z">
        <w:r w:rsidR="001D5BD6">
          <w:rPr>
            <w:lang w:val="en-US" w:eastAsia="de-DE"/>
          </w:rPr>
          <w:t>via</w:t>
        </w:r>
      </w:ins>
      <w:ins w:id="742"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743"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744" w:author="rolf" w:date="2017-06-05T20:50:00Z">
        <w:r w:rsidRPr="002B5809" w:rsidDel="00E36242">
          <w:rPr>
            <w:lang w:val="en-US" w:eastAsia="de-DE"/>
          </w:rPr>
          <w:delText xml:space="preserve">“ </w:delText>
        </w:r>
      </w:del>
      <w:ins w:id="745"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746" w:author="rolf" w:date="2017-06-05T20:50:00Z">
        <w:r w:rsidR="001D7FF8" w:rsidRPr="002B5809" w:rsidDel="00E36242">
          <w:rPr>
            <w:lang w:val="en-US" w:eastAsia="de-DE"/>
          </w:rPr>
          <w:delText>“</w:delText>
        </w:r>
        <w:r w:rsidR="001D7FF8" w:rsidDel="00E36242">
          <w:rPr>
            <w:lang w:val="en-US" w:eastAsia="de-DE"/>
          </w:rPr>
          <w:delText xml:space="preserve"> </w:delText>
        </w:r>
      </w:del>
      <w:ins w:id="747"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748" w:author="rolf" w:date="2017-06-05T20:51:00Z">
        <w:r w:rsidR="00E74F56" w:rsidRPr="002B5809" w:rsidDel="00E36242">
          <w:rPr>
            <w:lang w:val="en-US" w:eastAsia="de-DE"/>
          </w:rPr>
          <w:delText>“</w:delText>
        </w:r>
        <w:r w:rsidR="00513374" w:rsidDel="00E36242">
          <w:rPr>
            <w:lang w:val="en-US" w:eastAsia="de-DE"/>
          </w:rPr>
          <w:delText xml:space="preserve"> </w:delText>
        </w:r>
      </w:del>
      <w:ins w:id="749"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750" w:author="rolf" w:date="2017-06-05T20:42:00Z">
        <w:r w:rsidR="00CD72D8">
          <w:rPr>
            <w:lang w:val="en-US" w:eastAsia="de-DE"/>
          </w:rPr>
          <w:t>E</w:t>
        </w:r>
      </w:ins>
      <w:del w:id="751"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752" w:author="rolf" w:date="2016-05-01T20:06:00Z">
        <w:r w:rsidR="00F95440">
          <w:rPr>
            <w:lang w:val="en-US" w:eastAsia="de-DE"/>
          </w:rPr>
          <w:t> </w:t>
        </w:r>
      </w:ins>
      <w:del w:id="753"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lastRenderedPageBreak/>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754" w:name="_Toc502072397"/>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54"/>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755" w:author="rolf" w:date="2017-12-26T17:37:00Z">
        <w:r w:rsidR="00B64BCC">
          <w:rPr>
            <w:lang w:val="en-US" w:eastAsia="de-DE"/>
          </w:rPr>
          <w:t>4.6</w:t>
        </w:r>
      </w:ins>
      <w:ins w:id="756" w:author="Hempel, Rolf" w:date="2017-10-17T16:05:00Z">
        <w:del w:id="757" w:author="rolf" w:date="2017-10-17T20:34:00Z">
          <w:r w:rsidR="003B0AE2" w:rsidDel="008A7049">
            <w:rPr>
              <w:lang w:val="en-US" w:eastAsia="de-DE"/>
            </w:rPr>
            <w:delText>4.6</w:delText>
          </w:r>
        </w:del>
      </w:ins>
      <w:del w:id="758" w:author="rolf" w:date="2017-10-17T20:34:00Z">
        <w:r w:rsidR="00170BDF" w:rsidDel="008A7049">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759"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760" w:author="rolf" w:date="2017-12-26T17:37:00Z">
        <w:r w:rsidR="00B64BCC">
          <w:rPr>
            <w:lang w:val="en-US" w:eastAsia="de-DE"/>
          </w:rPr>
          <w:t>4.4</w:t>
        </w:r>
      </w:ins>
      <w:ins w:id="761" w:author="rolf" w:date="2016-05-01T20:08:00Z">
        <w:r w:rsidR="00F95440">
          <w:rPr>
            <w:lang w:val="en-US" w:eastAsia="de-DE"/>
          </w:rPr>
          <w:fldChar w:fldCharType="end"/>
        </w:r>
      </w:ins>
      <w:del w:id="762"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763" w:author="rolf" w:date="2016-05-01T10:09:00Z">
        <w:r w:rsidR="00AB1F05" w:rsidDel="00D94479">
          <w:rPr>
            <w:lang w:val="en-US" w:eastAsia="de-DE"/>
          </w:rPr>
          <w:delText>3.4</w:delText>
        </w:r>
      </w:del>
      <w:del w:id="764"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765"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ins w:id="766" w:author="rolf" w:date="2017-12-26T17:23:00Z"/>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moveTo w:id="767" w:author="rolf" w:date="2017-12-26T17:23:00Z"/>
          <w:lang w:val="en-US" w:eastAsia="de-DE"/>
        </w:rPr>
      </w:pPr>
      <w:moveToRangeStart w:id="768" w:author="rolf" w:date="2017-12-26T17:23:00Z" w:name="move449858369"/>
      <w:moveTo w:id="769" w:author="rolf" w:date="2017-12-26T17:23: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768"/>
    <w:p w:rsidR="00573F7D" w:rsidRDefault="00573F7D" w:rsidP="00E60B0B">
      <w:pPr>
        <w:rPr>
          <w:lang w:val="en-US" w:eastAsia="de-DE"/>
        </w:rPr>
      </w:pPr>
    </w:p>
    <w:p w:rsidR="00E60B0B" w:rsidDel="0096753C" w:rsidRDefault="00E60B0B" w:rsidP="00E60B0B">
      <w:pPr>
        <w:rPr>
          <w:moveFrom w:id="770" w:author="rolf" w:date="2017-12-26T17:23:00Z"/>
          <w:lang w:val="en-US" w:eastAsia="de-DE"/>
        </w:rPr>
      </w:pPr>
      <w:moveFromRangeStart w:id="771" w:author="rolf" w:date="2017-12-26T17:23:00Z" w:name="move449858369"/>
      <w:moveFrom w:id="772" w:author="rolf" w:date="2017-12-26T17:23: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771"/>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740AF890" wp14:editId="63EEAA0A">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DD1CE5" w:rsidRPr="00F34093" w:rsidRDefault="00DD1CE5"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" stroked="f">
                <v:textbox style="mso-fit-shape-to-text:t">
                  <w:txbxContent>
                    <w:p w:rsidR="00DD1CE5" w:rsidRPr="00F34093" w:rsidRDefault="00DD1CE5"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5FE3A0B" wp14:editId="15058DDE">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5">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773" w:author="rolf" w:date="2016-05-01T09:30:00Z"/>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del w:id="774" w:author="rolf" w:date="2017-12-26T17:32:00Z">
        <w:r w:rsidR="000520C2" w:rsidDel="007A72E8">
          <w:rPr>
            <w:lang w:val="en-US" w:eastAsia="de-DE"/>
          </w:rPr>
          <w:delText>or</w:delText>
        </w:r>
        <w:r w:rsidR="00E677D5" w:rsidDel="007A72E8">
          <w:rPr>
            <w:lang w:val="en-US" w:eastAsia="de-DE"/>
          </w:rPr>
          <w:delText xml:space="preserve"> </w:delText>
        </w:r>
      </w:del>
      <w:ins w:id="775" w:author="rolf" w:date="2017-12-26T17:32:00Z">
        <w:r w:rsidR="007A72E8">
          <w:rPr>
            <w:lang w:val="en-US" w:eastAsia="de-DE"/>
          </w:rPr>
          <w:t>and</w:t>
        </w:r>
        <w:r w:rsidR="007A72E8">
          <w:rPr>
            <w:lang w:val="en-US" w:eastAsia="de-DE"/>
          </w:rPr>
          <w:t xml:space="preserve"> </w:t>
        </w:r>
      </w:ins>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776" w:author="rolf" w:date="2017-12-26T17:37:00Z">
        <w:r w:rsidR="00B64BCC">
          <w:rPr>
            <w:lang w:val="en-US" w:eastAsia="de-DE"/>
          </w:rPr>
          <w:t>4.5</w:t>
        </w:r>
      </w:ins>
      <w:ins w:id="777" w:author="Hempel, Rolf" w:date="2017-10-17T16:05:00Z">
        <w:del w:id="778" w:author="rolf" w:date="2017-10-17T20:34:00Z">
          <w:r w:rsidR="003B0AE2" w:rsidDel="008A7049">
            <w:rPr>
              <w:lang w:val="en-US" w:eastAsia="de-DE"/>
            </w:rPr>
            <w:delText>4.5</w:delText>
          </w:r>
        </w:del>
      </w:ins>
      <w:del w:id="779" w:author="rolf" w:date="2017-10-17T20:34:00Z">
        <w:r w:rsidR="00170BDF" w:rsidDel="008A7049">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lastRenderedPageBreak/>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780" w:author="rolf" w:date="2017-06-05T16:11:00Z"/>
          <w:lang w:val="en-US"/>
        </w:rPr>
      </w:pPr>
      <w:bookmarkStart w:id="781" w:name="_Ref484455529"/>
      <w:bookmarkStart w:id="782" w:name="_Toc502072398"/>
      <w:ins w:id="783" w:author="rolf" w:date="2017-06-05T16:11:00Z">
        <w:r>
          <w:rPr>
            <w:lang w:val="en-US"/>
          </w:rPr>
          <w:t>Automatic Alignment</w:t>
        </w:r>
        <w:bookmarkEnd w:id="781"/>
        <w:bookmarkEnd w:id="782"/>
      </w:ins>
    </w:p>
    <w:p w:rsidR="00DD6A96" w:rsidRDefault="00876ED3">
      <w:pPr>
        <w:rPr>
          <w:ins w:id="784" w:author="rolf" w:date="2017-06-05T17:19:00Z"/>
          <w:lang w:val="en-US"/>
        </w:rPr>
        <w:pPrChange w:id="785" w:author="rolf" w:date="2017-06-05T16:11:00Z">
          <w:pPr>
            <w:pStyle w:val="berschrift3"/>
          </w:pPr>
        </w:pPrChange>
      </w:pPr>
      <w:ins w:id="786" w:author="rolf" w:date="2017-06-05T16:11:00Z">
        <w:del w:id="787" w:author="Hempel, Rolf" w:date="2017-10-17T15:40:00Z">
          <w:r w:rsidDel="009E1A5F">
            <w:rPr>
              <w:lang w:val="en-US" w:eastAsia="de-DE"/>
            </w:rPr>
            <w:delText>With</w:delText>
          </w:r>
        </w:del>
      </w:ins>
      <w:ins w:id="788" w:author="Hempel, Rolf" w:date="2017-10-17T15:40:00Z">
        <w:r w:rsidR="009E1A5F">
          <w:rPr>
            <w:lang w:val="en-US" w:eastAsia="de-DE"/>
          </w:rPr>
          <w:t>The most important new feature in</w:t>
        </w:r>
      </w:ins>
      <w:ins w:id="789" w:author="rolf" w:date="2017-06-05T16:11:00Z">
        <w:r>
          <w:rPr>
            <w:lang w:val="en-US" w:eastAsia="de-DE"/>
          </w:rPr>
          <w:t xml:space="preserve"> </w:t>
        </w:r>
        <w:proofErr w:type="spellStart"/>
        <w:r>
          <w:rPr>
            <w:lang w:val="en-US" w:eastAsia="de-DE"/>
          </w:rPr>
          <w:t>MoonPanoramaMaker</w:t>
        </w:r>
        <w:proofErr w:type="spellEnd"/>
        <w:r>
          <w:rPr>
            <w:lang w:val="en-US" w:eastAsia="de-DE"/>
          </w:rPr>
          <w:t xml:space="preserve"> version 0.9.5 </w:t>
        </w:r>
        <w:del w:id="790" w:author="Hempel, Rolf" w:date="2017-10-17T15:40:00Z">
          <w:r w:rsidDel="009E1A5F">
            <w:rPr>
              <w:lang w:val="en-US" w:eastAsia="de-DE"/>
            </w:rPr>
            <w:delText>the new feature</w:delText>
          </w:r>
        </w:del>
      </w:ins>
      <w:ins w:id="791" w:author="Hempel, Rolf" w:date="2017-10-17T15:40:00Z">
        <w:r w:rsidR="009E1A5F">
          <w:rPr>
            <w:lang w:val="en-US" w:eastAsia="de-DE"/>
          </w:rPr>
          <w:t>is the so-called</w:t>
        </w:r>
      </w:ins>
      <w:ins w:id="792" w:author="rolf" w:date="2017-06-05T16:11:00Z">
        <w:r>
          <w:rPr>
            <w:lang w:val="en-US" w:eastAsia="de-DE"/>
          </w:rPr>
          <w:t xml:space="preserve"> </w:t>
        </w:r>
      </w:ins>
      <w:ins w:id="793" w:author="rolf" w:date="2017-06-05T16:12:00Z">
        <w:r>
          <w:rPr>
            <w:lang w:val="en-US" w:eastAsia="de-DE"/>
          </w:rPr>
          <w:t>“auto-alignment”</w:t>
        </w:r>
        <w:del w:id="794" w:author="Hempel, Rolf" w:date="2017-10-17T15:40:00Z">
          <w:r w:rsidDel="009E1A5F">
            <w:rPr>
              <w:lang w:val="en-US" w:eastAsia="de-DE"/>
            </w:rPr>
            <w:delText xml:space="preserve"> was </w:delText>
          </w:r>
        </w:del>
      </w:ins>
      <w:ins w:id="795" w:author="rolf" w:date="2017-06-05T20:08:00Z">
        <w:del w:id="796" w:author="Hempel, Rolf" w:date="2017-10-17T15:40:00Z">
          <w:r w:rsidR="002F0E10" w:rsidDel="009E1A5F">
            <w:rPr>
              <w:lang w:val="en-US" w:eastAsia="de-DE"/>
            </w:rPr>
            <w:delText>introduced</w:delText>
          </w:r>
        </w:del>
      </w:ins>
      <w:ins w:id="797" w:author="rolf" w:date="2017-06-05T16:12:00Z">
        <w:r>
          <w:rPr>
            <w:lang w:val="en-US" w:eastAsia="de-DE"/>
          </w:rPr>
          <w:t xml:space="preserve">. It </w:t>
        </w:r>
      </w:ins>
      <w:ins w:id="798" w:author="rolf" w:date="2017-06-05T16:19:00Z">
        <w:r w:rsidR="00AD73E0">
          <w:rPr>
            <w:lang w:val="en-US" w:eastAsia="de-DE"/>
          </w:rPr>
          <w:t xml:space="preserve">takes the burden </w:t>
        </w:r>
      </w:ins>
      <w:ins w:id="799" w:author="Hempel, Rolf" w:date="2017-06-06T09:42:00Z">
        <w:r w:rsidR="00E05D3F">
          <w:rPr>
            <w:lang w:val="en-US" w:eastAsia="de-DE"/>
          </w:rPr>
          <w:t xml:space="preserve">off the user </w:t>
        </w:r>
      </w:ins>
      <w:ins w:id="800" w:author="rolf" w:date="2017-06-05T16:19:00Z">
        <w:del w:id="801" w:author="Hempel, Rolf" w:date="2017-06-06T09:42:00Z">
          <w:r w:rsidR="00AD73E0" w:rsidDel="00E05D3F">
            <w:rPr>
              <w:lang w:val="en-US" w:eastAsia="de-DE"/>
            </w:rPr>
            <w:delText>of</w:delText>
          </w:r>
        </w:del>
      </w:ins>
      <w:ins w:id="802" w:author="Hempel, Rolf" w:date="2017-06-06T09:42:00Z">
        <w:r w:rsidR="00E05D3F">
          <w:rPr>
            <w:lang w:val="en-US" w:eastAsia="de-DE"/>
          </w:rPr>
          <w:t>to check</w:t>
        </w:r>
      </w:ins>
      <w:ins w:id="803" w:author="rolf" w:date="2017-06-05T16:19:00Z">
        <w:del w:id="804"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805" w:author="Hempel, Rolf" w:date="2017-06-06T09:42:00Z">
          <w:r w:rsidR="00AD73E0" w:rsidDel="00E05D3F">
            <w:rPr>
              <w:lang w:val="en-US" w:eastAsia="de-DE"/>
            </w:rPr>
            <w:delText xml:space="preserve"> </w:delText>
          </w:r>
        </w:del>
      </w:ins>
      <w:ins w:id="806" w:author="rolf" w:date="2017-06-05T17:47:00Z">
        <w:del w:id="807" w:author="Hempel, Rolf" w:date="2017-06-06T09:42:00Z">
          <w:r w:rsidR="00AD3354" w:rsidDel="00E05D3F">
            <w:rPr>
              <w:lang w:val="en-US" w:eastAsia="de-DE"/>
            </w:rPr>
            <w:delText>off</w:delText>
          </w:r>
        </w:del>
      </w:ins>
      <w:ins w:id="808" w:author="rolf" w:date="2017-06-05T16:19:00Z">
        <w:del w:id="809" w:author="Hempel, Rolf" w:date="2017-06-06T09:42:00Z">
          <w:r w:rsidR="00AD73E0" w:rsidDel="00E05D3F">
            <w:rPr>
              <w:lang w:val="en-US" w:eastAsia="de-DE"/>
            </w:rPr>
            <w:delText xml:space="preserve"> the user</w:delText>
          </w:r>
        </w:del>
        <w:r w:rsidR="00AD73E0">
          <w:rPr>
            <w:lang w:val="en-US" w:eastAsia="de-DE"/>
          </w:rPr>
          <w:t xml:space="preserve">. </w:t>
        </w:r>
      </w:ins>
      <w:ins w:id="810" w:author="rolf" w:date="2017-06-05T20:11:00Z">
        <w:r w:rsidR="002D46F1">
          <w:rPr>
            <w:lang w:val="en-US" w:eastAsia="de-DE"/>
          </w:rPr>
          <w:t>Auto-alignment can be activated after</w:t>
        </w:r>
      </w:ins>
      <w:ins w:id="811" w:author="rolf" w:date="2017-06-05T20:12:00Z">
        <w:r w:rsidR="002D46F1">
          <w:rPr>
            <w:lang w:val="en-US" w:eastAsia="de-DE"/>
          </w:rPr>
          <w:t xml:space="preserve"> the camera </w:t>
        </w:r>
      </w:ins>
      <w:ins w:id="812" w:author="rolf" w:date="2017-06-05T20:56:00Z">
        <w:r w:rsidR="00E36242">
          <w:rPr>
            <w:lang w:val="en-US" w:eastAsia="de-DE"/>
          </w:rPr>
          <w:t>has been oriented properly</w:t>
        </w:r>
      </w:ins>
      <w:ins w:id="813"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814" w:author="rolf" w:date="2017-12-26T17:37:00Z">
        <w:r w:rsidR="00B64BCC">
          <w:rPr>
            <w:lang w:val="en-US" w:eastAsia="de-DE"/>
          </w:rPr>
          <w:t>4.5</w:t>
        </w:r>
      </w:ins>
      <w:ins w:id="815" w:author="rolf" w:date="2017-06-05T20:12:00Z">
        <w:r w:rsidR="002D46F1">
          <w:rPr>
            <w:lang w:val="en-US" w:eastAsia="de-DE"/>
          </w:rPr>
          <w:fldChar w:fldCharType="end"/>
        </w:r>
        <w:r w:rsidR="002D46F1">
          <w:rPr>
            <w:lang w:val="en-US" w:eastAsia="de-DE"/>
          </w:rPr>
          <w:t xml:space="preserve">). </w:t>
        </w:r>
      </w:ins>
      <w:ins w:id="816" w:author="rolf" w:date="2017-06-05T20:09:00Z">
        <w:r w:rsidR="002D46F1">
          <w:rPr>
            <w:lang w:val="en-US" w:eastAsia="de-DE"/>
          </w:rPr>
          <w:t>To start auto-alignment</w:t>
        </w:r>
      </w:ins>
      <w:ins w:id="817" w:author="Hempel, Rolf" w:date="2017-06-06T09:43:00Z">
        <w:r w:rsidR="00E05D3F">
          <w:rPr>
            <w:lang w:val="en-US" w:eastAsia="de-DE"/>
          </w:rPr>
          <w:t xml:space="preserve"> when a</w:t>
        </w:r>
      </w:ins>
      <w:ins w:id="818" w:author="rolf" w:date="2017-06-05T20:09:00Z">
        <w:del w:id="819" w:author="Hempel, Rolf" w:date="2017-06-06T09:43:00Z">
          <w:r w:rsidR="002D46F1" w:rsidDel="00E05D3F">
            <w:rPr>
              <w:lang w:val="en-US" w:eastAsia="de-DE"/>
            </w:rPr>
            <w:delText>, an active</w:delText>
          </w:r>
        </w:del>
        <w:r w:rsidR="002D46F1">
          <w:rPr>
            <w:lang w:val="en-US" w:eastAsia="de-DE"/>
          </w:rPr>
          <w:t xml:space="preserve"> video acquisition loop </w:t>
        </w:r>
      </w:ins>
      <w:ins w:id="820" w:author="Hempel, Rolf" w:date="2017-06-06T09:43:00Z">
        <w:r w:rsidR="00E05D3F">
          <w:rPr>
            <w:lang w:val="en-US" w:eastAsia="de-DE"/>
          </w:rPr>
          <w:t xml:space="preserve">is active, </w:t>
        </w:r>
        <w:del w:id="821" w:author="rolf" w:date="2017-06-08T18:33:00Z">
          <w:r w:rsidR="00E05D3F" w:rsidDel="00A13C63">
            <w:rPr>
              <w:lang w:val="en-US" w:eastAsia="de-DE"/>
            </w:rPr>
            <w:delText>it</w:delText>
          </w:r>
        </w:del>
      </w:ins>
      <w:ins w:id="822" w:author="rolf" w:date="2017-06-08T18:33:00Z">
        <w:r w:rsidR="00A13C63">
          <w:rPr>
            <w:lang w:val="en-US" w:eastAsia="de-DE"/>
          </w:rPr>
          <w:t>the loop</w:t>
        </w:r>
      </w:ins>
      <w:ins w:id="823" w:author="Hempel, Rolf" w:date="2017-06-06T09:43:00Z">
        <w:r w:rsidR="00E05D3F">
          <w:rPr>
            <w:lang w:val="en-US" w:eastAsia="de-DE"/>
          </w:rPr>
          <w:t xml:space="preserve"> </w:t>
        </w:r>
        <w:del w:id="824" w:author="rolf" w:date="2017-06-08T18:27:00Z">
          <w:r w:rsidR="00E05D3F" w:rsidDel="00177D85">
            <w:rPr>
              <w:lang w:val="en-US" w:eastAsia="de-DE"/>
            </w:rPr>
            <w:delText xml:space="preserve">first </w:delText>
          </w:r>
        </w:del>
      </w:ins>
      <w:ins w:id="825" w:author="rolf" w:date="2017-06-05T20:09:00Z">
        <w:r w:rsidR="002D46F1">
          <w:rPr>
            <w:lang w:val="en-US" w:eastAsia="de-DE"/>
          </w:rPr>
          <w:t>has to be interrupted first</w:t>
        </w:r>
      </w:ins>
      <w:ins w:id="826" w:author="rolf" w:date="2017-06-05T20:13:00Z">
        <w:r w:rsidR="002D46F1">
          <w:rPr>
            <w:lang w:val="en-US" w:eastAsia="de-DE"/>
          </w:rPr>
          <w:t xml:space="preserve"> by pressing the “Esc” key.</w:t>
        </w:r>
      </w:ins>
      <w:ins w:id="827" w:author="rolf" w:date="2017-06-05T20:09:00Z">
        <w:r w:rsidR="002D46F1">
          <w:rPr>
            <w:lang w:val="en-US" w:eastAsia="de-DE"/>
          </w:rPr>
          <w:t xml:space="preserve"> </w:t>
        </w:r>
      </w:ins>
      <w:ins w:id="828" w:author="rolf" w:date="2017-06-05T16:21:00Z">
        <w:r w:rsidR="00AD73E0">
          <w:rPr>
            <w:lang w:val="en-US" w:eastAsia="de-DE"/>
          </w:rPr>
          <w:t>Auto-alignment can</w:t>
        </w:r>
      </w:ins>
      <w:ins w:id="829" w:author="rolf" w:date="2017-06-05T20:10:00Z">
        <w:r w:rsidR="002D46F1">
          <w:rPr>
            <w:lang w:val="en-US" w:eastAsia="de-DE"/>
          </w:rPr>
          <w:t xml:space="preserve"> then</w:t>
        </w:r>
      </w:ins>
      <w:ins w:id="830" w:author="rolf" w:date="2017-06-05T16:21:00Z">
        <w:r w:rsidR="00AD73E0">
          <w:rPr>
            <w:lang w:val="en-US" w:eastAsia="de-DE"/>
          </w:rPr>
          <w:t xml:space="preserve"> be started</w:t>
        </w:r>
      </w:ins>
      <w:ins w:id="831" w:author="rolf" w:date="2017-06-05T17:47:00Z">
        <w:r w:rsidR="00AD3354" w:rsidRPr="00AD3354">
          <w:rPr>
            <w:lang w:val="en-US" w:eastAsia="de-DE"/>
          </w:rPr>
          <w:t xml:space="preserve"> </w:t>
        </w:r>
        <w:r w:rsidR="00AD3354">
          <w:rPr>
            <w:lang w:val="en-US" w:eastAsia="de-DE"/>
          </w:rPr>
          <w:t>by pressing the GUI button “Auto-Alignment on”</w:t>
        </w:r>
      </w:ins>
      <w:ins w:id="832" w:author="rolf" w:date="2017-06-05T20:11:00Z">
        <w:r w:rsidR="002D46F1">
          <w:rPr>
            <w:lang w:val="en-US" w:eastAsia="de-DE"/>
          </w:rPr>
          <w:t xml:space="preserve">. </w:t>
        </w:r>
      </w:ins>
      <w:ins w:id="833" w:author="rolf" w:date="2017-06-05T16:26:00Z">
        <w:r w:rsidR="002D46F1">
          <w:rPr>
            <w:lang w:val="en-US" w:eastAsia="de-DE"/>
          </w:rPr>
          <w:t>W</w:t>
        </w:r>
      </w:ins>
      <w:ins w:id="834" w:author="rolf" w:date="2017-06-05T20:15:00Z">
        <w:r w:rsidR="002D46F1">
          <w:rPr>
            <w:lang w:val="en-US" w:eastAsia="de-DE"/>
          </w:rPr>
          <w:t xml:space="preserve">hen “Enter” is pressed as </w:t>
        </w:r>
      </w:ins>
      <w:ins w:id="835" w:author="rolf" w:date="2017-06-05T20:14:00Z">
        <w:r w:rsidR="002D46F1">
          <w:rPr>
            <w:lang w:val="en-US" w:eastAsia="de-DE"/>
          </w:rPr>
          <w:t>confirmation</w:t>
        </w:r>
      </w:ins>
      <w:ins w:id="836" w:author="rolf" w:date="2017-06-05T16:26:00Z">
        <w:del w:id="837" w:author="Hempel, Rolf" w:date="2017-10-17T15:41:00Z">
          <w:r w:rsidR="00AD73E0" w:rsidDel="009E1A5F">
            <w:rPr>
              <w:lang w:val="en-US" w:eastAsia="de-DE"/>
            </w:rPr>
            <w:delText xml:space="preserve"> that the user really wants</w:delText>
          </w:r>
        </w:del>
      </w:ins>
      <w:ins w:id="838" w:author="rolf" w:date="2017-06-05T20:14:00Z">
        <w:del w:id="839" w:author="Hempel, Rolf" w:date="2017-10-17T15:41:00Z">
          <w:r w:rsidR="002D46F1" w:rsidDel="009E1A5F">
            <w:rPr>
              <w:lang w:val="en-US" w:eastAsia="de-DE"/>
            </w:rPr>
            <w:delText xml:space="preserve"> to switch </w:delText>
          </w:r>
        </w:del>
      </w:ins>
      <w:ins w:id="840" w:author="rolf" w:date="2017-06-05T20:57:00Z">
        <w:del w:id="841" w:author="Hempel, Rolf" w:date="2017-10-17T15:41:00Z">
          <w:r w:rsidR="00E36242" w:rsidDel="009E1A5F">
            <w:rPr>
              <w:lang w:val="en-US" w:eastAsia="de-DE"/>
            </w:rPr>
            <w:delText xml:space="preserve">on </w:delText>
          </w:r>
        </w:del>
      </w:ins>
      <w:ins w:id="842" w:author="rolf" w:date="2017-06-05T20:15:00Z">
        <w:del w:id="843" w:author="Hempel, Rolf" w:date="2017-10-17T15:41:00Z">
          <w:r w:rsidR="002D46F1" w:rsidDel="009E1A5F">
            <w:rPr>
              <w:lang w:val="en-US" w:eastAsia="de-DE"/>
            </w:rPr>
            <w:delText>auto-alignment</w:delText>
          </w:r>
        </w:del>
      </w:ins>
      <w:ins w:id="844" w:author="rolf" w:date="2017-06-05T16:26:00Z">
        <w:r w:rsidR="00AD73E0">
          <w:rPr>
            <w:lang w:val="en-US" w:eastAsia="de-DE"/>
          </w:rPr>
          <w:t xml:space="preserve">, </w:t>
        </w:r>
      </w:ins>
      <w:ins w:id="845" w:author="rolf" w:date="2017-06-05T16:27:00Z">
        <w:r w:rsidR="00AD73E0">
          <w:rPr>
            <w:lang w:val="en-US" w:eastAsia="de-DE"/>
          </w:rPr>
          <w:t xml:space="preserve">the button </w:t>
        </w:r>
      </w:ins>
      <w:ins w:id="846" w:author="rolf" w:date="2017-06-05T16:30:00Z">
        <w:r w:rsidR="00A03185">
          <w:rPr>
            <w:lang w:val="en-US" w:eastAsia="de-DE"/>
          </w:rPr>
          <w:t>changes its color to red</w:t>
        </w:r>
      </w:ins>
      <w:ins w:id="847" w:author="rolf" w:date="2017-06-05T16:27:00Z">
        <w:r w:rsidR="00AD73E0">
          <w:rPr>
            <w:lang w:val="en-US" w:eastAsia="de-DE"/>
          </w:rPr>
          <w:t xml:space="preserve"> and now reads </w:t>
        </w:r>
      </w:ins>
      <w:ins w:id="848" w:author="rolf" w:date="2017-06-05T16:28:00Z">
        <w:r w:rsidR="00AD73E0">
          <w:rPr>
            <w:lang w:val="en-US" w:eastAsia="de-DE"/>
          </w:rPr>
          <w:t xml:space="preserve">“Auto-Alignment off”. </w:t>
        </w:r>
      </w:ins>
      <w:ins w:id="849" w:author="rolf" w:date="2017-06-05T16:31:00Z">
        <w:r w:rsidR="00A03185">
          <w:rPr>
            <w:lang w:val="en-US" w:eastAsia="de-DE"/>
          </w:rPr>
          <w:t xml:space="preserve">The telescope moves to the </w:t>
        </w:r>
      </w:ins>
      <w:ins w:id="850" w:author="rolf" w:date="2017-06-05T16:45:00Z">
        <w:r w:rsidR="00407260">
          <w:rPr>
            <w:lang w:val="en-US" w:eastAsia="de-DE"/>
          </w:rPr>
          <w:t>landmark position</w:t>
        </w:r>
      </w:ins>
      <w:ins w:id="851" w:author="rolf" w:date="2017-06-05T16:31:00Z">
        <w:r w:rsidR="00A03185">
          <w:rPr>
            <w:lang w:val="en-US" w:eastAsia="de-DE"/>
          </w:rPr>
          <w:t xml:space="preserve"> and asks the user to center the landmark, exactly as with manual alignment. </w:t>
        </w:r>
      </w:ins>
    </w:p>
    <w:p w:rsidR="00DD6A96" w:rsidRDefault="00F16035">
      <w:pPr>
        <w:rPr>
          <w:ins w:id="852" w:author="rolf" w:date="2017-06-05T17:19:00Z"/>
          <w:lang w:val="en-US"/>
        </w:rPr>
        <w:pPrChange w:id="853" w:author="rolf" w:date="2017-06-05T16:11:00Z">
          <w:pPr>
            <w:pStyle w:val="berschrift3"/>
          </w:pPr>
        </w:pPrChange>
      </w:pPr>
      <w:ins w:id="854" w:author="rolf" w:date="2017-06-05T19:51:00Z">
        <w:r>
          <w:rPr>
            <w:noProof/>
            <w:lang w:eastAsia="de-DE"/>
          </w:rPr>
          <w:drawing>
            <wp:inline distT="0" distB="0" distL="0" distR="0">
              <wp:extent cx="4620491" cy="1728100"/>
              <wp:effectExtent l="0" t="0" r="889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6">
                        <a:extLst>
                          <a:ext uri="{28A0092B-C50C-407E-A947-70E740481C1C}">
                            <a14:useLocalDpi xmlns:a14="http://schemas.microsoft.com/office/drawing/2010/main" val="0"/>
                          </a:ext>
                        </a:extLst>
                      </a:blip>
                      <a:stretch>
                        <a:fillRect/>
                      </a:stretch>
                    </pic:blipFill>
                    <pic:spPr>
                      <a:xfrm>
                        <a:off x="0" y="0"/>
                        <a:ext cx="4620862" cy="1728239"/>
                      </a:xfrm>
                      <a:prstGeom prst="rect">
                        <a:avLst/>
                      </a:prstGeom>
                    </pic:spPr>
                  </pic:pic>
                </a:graphicData>
              </a:graphic>
            </wp:inline>
          </w:drawing>
        </w:r>
      </w:ins>
    </w:p>
    <w:p w:rsidR="00DD6A96" w:rsidRDefault="00A03185">
      <w:pPr>
        <w:rPr>
          <w:ins w:id="855" w:author="rolf" w:date="2017-06-05T17:22:00Z"/>
          <w:lang w:val="en-US"/>
        </w:rPr>
        <w:pPrChange w:id="856" w:author="rolf" w:date="2017-06-05T16:11:00Z">
          <w:pPr>
            <w:pStyle w:val="berschrift3"/>
          </w:pPr>
        </w:pPrChange>
      </w:pPr>
      <w:ins w:id="857" w:author="rolf" w:date="2017-06-05T16:32:00Z">
        <w:r>
          <w:rPr>
            <w:lang w:val="en-US" w:eastAsia="de-DE"/>
          </w:rPr>
          <w:t xml:space="preserve">When the user has centered the landmark and pressed “Enter”, </w:t>
        </w:r>
      </w:ins>
      <w:ins w:id="858" w:author="rolf" w:date="2017-06-05T16:34:00Z">
        <w:r>
          <w:rPr>
            <w:lang w:val="en-US" w:eastAsia="de-DE"/>
          </w:rPr>
          <w:t>auto-alignment initialization begins. I</w:t>
        </w:r>
      </w:ins>
      <w:ins w:id="859"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860" w:author="rolf" w:date="2017-06-05T16:33:00Z">
        <w:r>
          <w:rPr>
            <w:lang w:val="en-US" w:eastAsia="de-DE"/>
          </w:rPr>
          <w:t xml:space="preserve">This “reference frame” is stored for </w:t>
        </w:r>
      </w:ins>
      <w:ins w:id="861" w:author="rolf" w:date="2017-06-05T16:34:00Z">
        <w:r>
          <w:rPr>
            <w:lang w:val="en-US" w:eastAsia="de-DE"/>
          </w:rPr>
          <w:t>automatic</w:t>
        </w:r>
      </w:ins>
      <w:ins w:id="862" w:author="rolf" w:date="2017-06-05T16:33:00Z">
        <w:r>
          <w:rPr>
            <w:lang w:val="en-US" w:eastAsia="de-DE"/>
          </w:rPr>
          <w:t xml:space="preserve"> alignment</w:t>
        </w:r>
      </w:ins>
      <w:ins w:id="863" w:author="rolf" w:date="2017-06-05T16:34:00Z">
        <w:r>
          <w:rPr>
            <w:lang w:val="en-US" w:eastAsia="de-DE"/>
          </w:rPr>
          <w:t xml:space="preserve"> operations</w:t>
        </w:r>
      </w:ins>
      <w:ins w:id="864" w:author="rolf" w:date="2017-06-05T16:36:00Z">
        <w:r>
          <w:rPr>
            <w:lang w:val="en-US" w:eastAsia="de-DE"/>
          </w:rPr>
          <w:t xml:space="preserve"> which </w:t>
        </w:r>
      </w:ins>
      <w:ins w:id="865" w:author="Hempel, Rolf" w:date="2017-10-17T15:42:00Z">
        <w:r w:rsidR="009E1A5F">
          <w:rPr>
            <w:lang w:val="en-US" w:eastAsia="de-DE"/>
          </w:rPr>
          <w:t xml:space="preserve">the program </w:t>
        </w:r>
      </w:ins>
      <w:ins w:id="866" w:author="rolf" w:date="2017-06-05T16:49:00Z">
        <w:r w:rsidR="00407260">
          <w:rPr>
            <w:lang w:val="en-US" w:eastAsia="de-DE"/>
          </w:rPr>
          <w:t xml:space="preserve">from now on </w:t>
        </w:r>
      </w:ins>
      <w:ins w:id="867" w:author="rolf" w:date="2017-06-05T16:36:00Z">
        <w:del w:id="868" w:author="Hempel, Rolf" w:date="2017-10-17T15:42:00Z">
          <w:r w:rsidDel="009E1A5F">
            <w:rPr>
              <w:lang w:val="en-US" w:eastAsia="de-DE"/>
            </w:rPr>
            <w:delText xml:space="preserve">the program </w:delText>
          </w:r>
        </w:del>
      </w:ins>
      <w:ins w:id="869" w:author="rolf" w:date="2017-06-05T16:37:00Z">
        <w:r>
          <w:rPr>
            <w:lang w:val="en-US" w:eastAsia="de-DE"/>
          </w:rPr>
          <w:t>inserts</w:t>
        </w:r>
      </w:ins>
      <w:ins w:id="870" w:author="rolf" w:date="2017-06-05T16:36:00Z">
        <w:r>
          <w:rPr>
            <w:lang w:val="en-US" w:eastAsia="de-DE"/>
          </w:rPr>
          <w:t xml:space="preserve"> </w:t>
        </w:r>
        <w:del w:id="871" w:author="Hempel, Rolf" w:date="2017-10-17T15:42:00Z">
          <w:r w:rsidDel="009E1A5F">
            <w:rPr>
              <w:lang w:val="en-US" w:eastAsia="de-DE"/>
            </w:rPr>
            <w:delText xml:space="preserve">automatically </w:delText>
          </w:r>
        </w:del>
        <w:r>
          <w:rPr>
            <w:lang w:val="en-US" w:eastAsia="de-DE"/>
          </w:rPr>
          <w:t>between video recordings</w:t>
        </w:r>
      </w:ins>
      <w:ins w:id="872" w:author="Hempel, Rolf" w:date="2017-10-17T15:42:00Z">
        <w:r w:rsidR="009E1A5F" w:rsidRPr="009E1A5F">
          <w:rPr>
            <w:lang w:val="en-US" w:eastAsia="de-DE"/>
          </w:rPr>
          <w:t xml:space="preserve"> </w:t>
        </w:r>
        <w:r w:rsidR="009E1A5F">
          <w:rPr>
            <w:lang w:val="en-US" w:eastAsia="de-DE"/>
          </w:rPr>
          <w:t>automatically</w:t>
        </w:r>
      </w:ins>
      <w:ins w:id="873" w:author="rolf" w:date="2017-06-05T16:36:00Z">
        <w:r>
          <w:rPr>
            <w:lang w:val="en-US" w:eastAsia="de-DE"/>
          </w:rPr>
          <w:t>.</w:t>
        </w:r>
      </w:ins>
    </w:p>
    <w:p w:rsidR="00D328DF" w:rsidRDefault="00F16035">
      <w:pPr>
        <w:rPr>
          <w:ins w:id="874" w:author="rolf" w:date="2017-06-05T16:39:00Z"/>
          <w:lang w:val="en-US"/>
        </w:rPr>
        <w:pPrChange w:id="875" w:author="rolf" w:date="2017-06-05T16:11:00Z">
          <w:pPr>
            <w:pStyle w:val="berschrift3"/>
          </w:pPr>
        </w:pPrChange>
      </w:pPr>
      <w:ins w:id="876" w:author="rolf" w:date="2017-06-05T19:51:00Z">
        <w:r>
          <w:rPr>
            <w:noProof/>
            <w:lang w:eastAsia="de-DE"/>
          </w:rPr>
          <w:drawing>
            <wp:inline distT="0" distB="0" distL="0" distR="0">
              <wp:extent cx="4666188" cy="1731818"/>
              <wp:effectExtent l="0" t="0" r="127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7">
                        <a:extLst>
                          <a:ext uri="{28A0092B-C50C-407E-A947-70E740481C1C}">
                            <a14:useLocalDpi xmlns:a14="http://schemas.microsoft.com/office/drawing/2010/main" val="0"/>
                          </a:ext>
                        </a:extLst>
                      </a:blip>
                      <a:stretch>
                        <a:fillRect/>
                      </a:stretch>
                    </pic:blipFill>
                    <pic:spPr>
                      <a:xfrm>
                        <a:off x="0" y="0"/>
                        <a:ext cx="4670230" cy="1733318"/>
                      </a:xfrm>
                      <a:prstGeom prst="rect">
                        <a:avLst/>
                      </a:prstGeom>
                    </pic:spPr>
                  </pic:pic>
                </a:graphicData>
              </a:graphic>
            </wp:inline>
          </w:drawing>
        </w:r>
      </w:ins>
    </w:p>
    <w:p w:rsidR="00876ED3" w:rsidRDefault="00DD6A96">
      <w:pPr>
        <w:rPr>
          <w:ins w:id="877" w:author="rolf" w:date="2017-06-05T17:23:00Z"/>
          <w:lang w:val="en-US"/>
        </w:rPr>
        <w:pPrChange w:id="878" w:author="rolf" w:date="2017-06-05T16:11:00Z">
          <w:pPr>
            <w:pStyle w:val="berschrift3"/>
          </w:pPr>
        </w:pPrChange>
      </w:pPr>
      <w:ins w:id="879" w:author="rolf" w:date="2017-06-05T17:20:00Z">
        <w:r>
          <w:rPr>
            <w:lang w:val="en-US" w:eastAsia="de-DE"/>
          </w:rPr>
          <w:t xml:space="preserve">After </w:t>
        </w:r>
      </w:ins>
      <w:ins w:id="880" w:author="rolf" w:date="2017-06-05T20:17:00Z">
        <w:r w:rsidR="002D46F1">
          <w:rPr>
            <w:lang w:val="en-US" w:eastAsia="de-DE"/>
          </w:rPr>
          <w:t xml:space="preserve">a </w:t>
        </w:r>
      </w:ins>
      <w:ins w:id="881" w:author="rolf" w:date="2017-06-05T17:49:00Z">
        <w:r w:rsidR="00AD3354">
          <w:rPr>
            <w:lang w:val="en-US" w:eastAsia="de-DE"/>
          </w:rPr>
          <w:t xml:space="preserve">successful </w:t>
        </w:r>
      </w:ins>
      <w:ins w:id="882" w:author="rolf" w:date="2017-06-05T17:20:00Z">
        <w:r>
          <w:rPr>
            <w:lang w:val="en-US" w:eastAsia="de-DE"/>
          </w:rPr>
          <w:t>auto-alignment initialization, the user can start the video acquisition loop</w:t>
        </w:r>
      </w:ins>
      <w:ins w:id="883" w:author="rolf" w:date="2017-06-05T20:17:00Z">
        <w:r w:rsidR="002D46F1">
          <w:rPr>
            <w:lang w:val="en-US" w:eastAsia="de-DE"/>
          </w:rPr>
          <w:t xml:space="preserve"> (“Start / Continue Recording”)</w:t>
        </w:r>
      </w:ins>
      <w:ins w:id="884" w:author="rolf" w:date="2017-06-05T17:21:00Z">
        <w:r>
          <w:rPr>
            <w:lang w:val="en-US" w:eastAsia="de-DE"/>
          </w:rPr>
          <w:t xml:space="preserve"> which the program will interrupt </w:t>
        </w:r>
        <w:del w:id="885" w:author="Hempel, Rolf" w:date="2017-06-06T09:45:00Z">
          <w:r w:rsidDel="00E05D3F">
            <w:rPr>
              <w:lang w:val="en-US" w:eastAsia="de-DE"/>
            </w:rPr>
            <w:delText>repeatedly</w:delText>
          </w:r>
        </w:del>
      </w:ins>
      <w:ins w:id="886" w:author="Hempel, Rolf" w:date="2017-10-17T15:45:00Z">
        <w:r w:rsidR="009E1A5F">
          <w:rPr>
            <w:lang w:val="en-US" w:eastAsia="de-DE"/>
          </w:rPr>
          <w:t>at certain intervals</w:t>
        </w:r>
      </w:ins>
      <w:ins w:id="887" w:author="rolf" w:date="2017-06-05T17:21:00Z">
        <w:r>
          <w:rPr>
            <w:lang w:val="en-US" w:eastAsia="de-DE"/>
          </w:rPr>
          <w:t xml:space="preserve"> for </w:t>
        </w:r>
        <w:del w:id="888" w:author="Hempel, Rolf" w:date="2017-10-17T15:46:00Z">
          <w:r w:rsidDel="009E1A5F">
            <w:rPr>
              <w:lang w:val="en-US" w:eastAsia="de-DE"/>
            </w:rPr>
            <w:delText xml:space="preserve">doing </w:delText>
          </w:r>
        </w:del>
        <w:del w:id="889" w:author="Hempel, Rolf" w:date="2017-06-06T09:45:00Z">
          <w:r w:rsidDel="00E05D3F">
            <w:rPr>
              <w:lang w:val="en-US" w:eastAsia="de-DE"/>
            </w:rPr>
            <w:delText xml:space="preserve">a </w:delText>
          </w:r>
        </w:del>
        <w:r>
          <w:rPr>
            <w:lang w:val="en-US" w:eastAsia="de-DE"/>
          </w:rPr>
          <w:t>new alignment</w:t>
        </w:r>
      </w:ins>
      <w:ins w:id="890" w:author="Hempel, Rolf" w:date="2017-06-06T09:45:00Z">
        <w:r w:rsidR="00E05D3F">
          <w:rPr>
            <w:lang w:val="en-US" w:eastAsia="de-DE"/>
          </w:rPr>
          <w:t>s</w:t>
        </w:r>
      </w:ins>
      <w:ins w:id="891" w:author="rolf" w:date="2017-06-05T17:21:00Z">
        <w:r>
          <w:rPr>
            <w:lang w:val="en-US" w:eastAsia="de-DE"/>
          </w:rPr>
          <w:t xml:space="preserve">. </w:t>
        </w:r>
      </w:ins>
      <w:ins w:id="892" w:author="rolf" w:date="2017-06-05T17:22:00Z">
        <w:r>
          <w:rPr>
            <w:lang w:val="en-US" w:eastAsia="de-DE"/>
          </w:rPr>
          <w:t xml:space="preserve">When this happens, </w:t>
        </w:r>
      </w:ins>
      <w:ins w:id="893" w:author="rolf" w:date="2017-06-05T16:38:00Z">
        <w:r w:rsidR="00A03185">
          <w:rPr>
            <w:lang w:val="en-US" w:eastAsia="de-DE"/>
          </w:rPr>
          <w:t>the program slews the telescope to</w:t>
        </w:r>
        <w:r w:rsidR="00AD3354">
          <w:rPr>
            <w:lang w:val="en-US" w:eastAsia="de-DE"/>
          </w:rPr>
          <w:t xml:space="preserve"> the expected landmark position</w:t>
        </w:r>
      </w:ins>
      <w:ins w:id="894" w:author="rolf" w:date="2017-06-05T17:49:00Z">
        <w:r w:rsidR="00AD3354">
          <w:rPr>
            <w:lang w:val="en-US" w:eastAsia="de-DE"/>
          </w:rPr>
          <w:t xml:space="preserve">, </w:t>
        </w:r>
      </w:ins>
      <w:ins w:id="895" w:author="rolf" w:date="2017-06-05T16:41:00Z">
        <w:r w:rsidR="00A03185">
          <w:rPr>
            <w:lang w:val="en-US" w:eastAsia="de-DE"/>
          </w:rPr>
          <w:t xml:space="preserve">takes a still image of that area and determines the shift between the new image and the reference frame. </w:t>
        </w:r>
      </w:ins>
      <w:ins w:id="896" w:author="rolf" w:date="2017-06-05T16:44:00Z">
        <w:r w:rsidR="00407260">
          <w:rPr>
            <w:lang w:val="en-US" w:eastAsia="de-DE"/>
          </w:rPr>
          <w:t>T</w:t>
        </w:r>
      </w:ins>
      <w:ins w:id="897" w:author="rolf" w:date="2017-06-05T16:43:00Z">
        <w:r w:rsidR="00407260">
          <w:rPr>
            <w:lang w:val="en-US" w:eastAsia="de-DE"/>
          </w:rPr>
          <w:t>his shift</w:t>
        </w:r>
      </w:ins>
      <w:ins w:id="898" w:author="rolf" w:date="2017-06-05T16:44:00Z">
        <w:r w:rsidR="00407260">
          <w:rPr>
            <w:lang w:val="en-US" w:eastAsia="de-DE"/>
          </w:rPr>
          <w:t xml:space="preserve"> (in image pixels) is translated into</w:t>
        </w:r>
      </w:ins>
      <w:ins w:id="899" w:author="rolf" w:date="2017-06-05T16:43:00Z">
        <w:r w:rsidR="00407260">
          <w:rPr>
            <w:lang w:val="en-US" w:eastAsia="de-DE"/>
          </w:rPr>
          <w:t xml:space="preserve"> the current pointing error in equatorial coordinates</w:t>
        </w:r>
      </w:ins>
      <w:ins w:id="900" w:author="rolf" w:date="2017-06-05T16:47:00Z">
        <w:r w:rsidR="00407260">
          <w:rPr>
            <w:lang w:val="en-US" w:eastAsia="de-DE"/>
          </w:rPr>
          <w:t xml:space="preserve">. </w:t>
        </w:r>
      </w:ins>
      <w:ins w:id="901" w:author="rolf" w:date="2017-06-05T17:50:00Z">
        <w:r w:rsidR="00AD3354">
          <w:rPr>
            <w:lang w:val="en-US" w:eastAsia="de-DE"/>
          </w:rPr>
          <w:t xml:space="preserve">The </w:t>
        </w:r>
        <w:r w:rsidR="00AD3354">
          <w:rPr>
            <w:lang w:val="en-US" w:eastAsia="de-DE"/>
          </w:rPr>
          <w:lastRenderedPageBreak/>
          <w:t>result is</w:t>
        </w:r>
      </w:ins>
      <w:ins w:id="902" w:author="rolf" w:date="2017-06-05T16:47:00Z">
        <w:r w:rsidR="00407260">
          <w:rPr>
            <w:lang w:val="en-US" w:eastAsia="de-DE"/>
          </w:rPr>
          <w:t xml:space="preserve"> </w:t>
        </w:r>
      </w:ins>
      <w:ins w:id="903" w:author="Hempel, Rolf" w:date="2017-10-17T15:46:00Z">
        <w:r w:rsidR="009E1A5F">
          <w:rPr>
            <w:lang w:val="en-US" w:eastAsia="de-DE"/>
          </w:rPr>
          <w:t xml:space="preserve">stored as </w:t>
        </w:r>
      </w:ins>
      <w:ins w:id="904" w:author="rolf" w:date="2017-06-05T16:47:00Z">
        <w:r w:rsidR="00407260">
          <w:rPr>
            <w:lang w:val="en-US" w:eastAsia="de-DE"/>
          </w:rPr>
          <w:t>a</w:t>
        </w:r>
      </w:ins>
      <w:ins w:id="905" w:author="rolf" w:date="2017-06-05T16:46:00Z">
        <w:r w:rsidR="00407260">
          <w:rPr>
            <w:lang w:val="en-US" w:eastAsia="de-DE"/>
          </w:rPr>
          <w:t xml:space="preserve"> new</w:t>
        </w:r>
      </w:ins>
      <w:ins w:id="906" w:author="rolf" w:date="2017-06-05T16:43:00Z">
        <w:r w:rsidR="00407260">
          <w:rPr>
            <w:lang w:val="en-US" w:eastAsia="de-DE"/>
          </w:rPr>
          <w:t xml:space="preserve"> alignment point</w:t>
        </w:r>
      </w:ins>
      <w:ins w:id="907" w:author="rolf" w:date="2017-06-05T16:47:00Z">
        <w:r w:rsidR="00407260">
          <w:rPr>
            <w:lang w:val="en-US" w:eastAsia="de-DE"/>
          </w:rPr>
          <w:t>, and video acquisition continues</w:t>
        </w:r>
      </w:ins>
      <w:ins w:id="908" w:author="rolf" w:date="2017-06-05T16:43:00Z">
        <w:r w:rsidR="00407260">
          <w:rPr>
            <w:lang w:val="en-US" w:eastAsia="de-DE"/>
          </w:rPr>
          <w:t>.</w:t>
        </w:r>
      </w:ins>
      <w:ins w:id="909" w:author="rolf" w:date="2017-06-05T16:54:00Z">
        <w:r w:rsidR="002F5F58">
          <w:rPr>
            <w:lang w:val="en-US" w:eastAsia="de-DE"/>
          </w:rPr>
          <w:t xml:space="preserve"> </w:t>
        </w:r>
      </w:ins>
      <w:ins w:id="910" w:author="rolf" w:date="2017-06-05T17:50:00Z">
        <w:r w:rsidR="00AD3354">
          <w:rPr>
            <w:lang w:val="en-US" w:eastAsia="de-DE"/>
          </w:rPr>
          <w:t>Fortunately, t</w:t>
        </w:r>
      </w:ins>
      <w:ins w:id="911" w:author="rolf" w:date="2017-06-05T16:54:00Z">
        <w:r w:rsidR="002F5F58">
          <w:rPr>
            <w:lang w:val="en-US" w:eastAsia="de-DE"/>
          </w:rPr>
          <w:t>he details of this rather complex operation are hidden from the user.</w:t>
        </w:r>
      </w:ins>
    </w:p>
    <w:p w:rsidR="00D328DF" w:rsidRDefault="00F16035">
      <w:pPr>
        <w:rPr>
          <w:ins w:id="912" w:author="rolf" w:date="2017-06-05T16:49:00Z"/>
          <w:lang w:val="en-US"/>
        </w:rPr>
        <w:pPrChange w:id="913" w:author="rolf" w:date="2017-06-05T16:11:00Z">
          <w:pPr>
            <w:pStyle w:val="berschrift3"/>
          </w:pPr>
        </w:pPrChange>
      </w:pPr>
      <w:ins w:id="914" w:author="rolf" w:date="2017-06-05T19:52:00Z">
        <w:r>
          <w:rPr>
            <w:noProof/>
            <w:lang w:eastAsia="de-DE"/>
          </w:rPr>
          <w:drawing>
            <wp:inline distT="0" distB="0" distL="0" distR="0">
              <wp:extent cx="4696691" cy="1752458"/>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8">
                        <a:extLst>
                          <a:ext uri="{28A0092B-C50C-407E-A947-70E740481C1C}">
                            <a14:useLocalDpi xmlns:a14="http://schemas.microsoft.com/office/drawing/2010/main" val="0"/>
                          </a:ext>
                        </a:extLst>
                      </a:blip>
                      <a:stretch>
                        <a:fillRect/>
                      </a:stretch>
                    </pic:blipFill>
                    <pic:spPr>
                      <a:xfrm>
                        <a:off x="0" y="0"/>
                        <a:ext cx="4712886" cy="1758501"/>
                      </a:xfrm>
                      <a:prstGeom prst="rect">
                        <a:avLst/>
                      </a:prstGeom>
                    </pic:spPr>
                  </pic:pic>
                </a:graphicData>
              </a:graphic>
            </wp:inline>
          </w:drawing>
        </w:r>
      </w:ins>
    </w:p>
    <w:p w:rsidR="00407260" w:rsidRDefault="00AD3354">
      <w:pPr>
        <w:rPr>
          <w:ins w:id="915" w:author="rolf" w:date="2017-06-05T16:55:00Z"/>
          <w:lang w:val="en-US"/>
        </w:rPr>
        <w:pPrChange w:id="916" w:author="rolf" w:date="2017-06-05T16:11:00Z">
          <w:pPr>
            <w:pStyle w:val="berschrift3"/>
          </w:pPr>
        </w:pPrChange>
      </w:pPr>
      <w:ins w:id="917" w:author="rolf" w:date="2017-06-05T17:50:00Z">
        <w:r>
          <w:rPr>
            <w:lang w:val="en-US" w:eastAsia="de-DE"/>
          </w:rPr>
          <w:t xml:space="preserve">The user </w:t>
        </w:r>
      </w:ins>
      <w:ins w:id="918" w:author="rolf" w:date="2017-06-05T17:51:00Z">
        <w:r>
          <w:rPr>
            <w:lang w:val="en-US" w:eastAsia="de-DE"/>
          </w:rPr>
          <w:t>may</w:t>
        </w:r>
      </w:ins>
      <w:ins w:id="919" w:author="rolf" w:date="2017-06-05T17:50:00Z">
        <w:r>
          <w:rPr>
            <w:lang w:val="en-US" w:eastAsia="de-DE"/>
          </w:rPr>
          <w:t xml:space="preserve"> interrupt t</w:t>
        </w:r>
      </w:ins>
      <w:ins w:id="920" w:author="rolf" w:date="2017-06-05T16:49:00Z">
        <w:r w:rsidR="00407260">
          <w:rPr>
            <w:lang w:val="en-US" w:eastAsia="de-DE"/>
          </w:rPr>
          <w:t xml:space="preserve">he video loop at any time. When control is given back to the GUI, </w:t>
        </w:r>
      </w:ins>
      <w:ins w:id="921" w:author="rolf" w:date="2017-06-05T16:55:00Z">
        <w:r w:rsidR="002F5F58">
          <w:rPr>
            <w:lang w:val="en-US" w:eastAsia="de-DE"/>
          </w:rPr>
          <w:t>the user</w:t>
        </w:r>
      </w:ins>
      <w:ins w:id="922" w:author="rolf" w:date="2017-06-05T16:49:00Z">
        <w:r w:rsidR="00407260">
          <w:rPr>
            <w:lang w:val="en-US" w:eastAsia="de-DE"/>
          </w:rPr>
          <w:t xml:space="preserve"> can switch off auto-alignment by pressing the red button again. </w:t>
        </w:r>
      </w:ins>
      <w:ins w:id="923" w:author="rolf" w:date="2017-06-05T16:50:00Z">
        <w:r w:rsidR="00407260">
          <w:rPr>
            <w:lang w:val="en-US" w:eastAsia="de-DE"/>
          </w:rPr>
          <w:t xml:space="preserve">After </w:t>
        </w:r>
        <w:del w:id="924" w:author="Hempel, Rolf" w:date="2017-10-17T15:47:00Z">
          <w:r w:rsidR="00407260" w:rsidDel="00566394">
            <w:rPr>
              <w:lang w:val="en-US" w:eastAsia="de-DE"/>
            </w:rPr>
            <w:delText>acknowledging this action</w:delText>
          </w:r>
        </w:del>
      </w:ins>
      <w:ins w:id="925" w:author="Hempel, Rolf" w:date="2017-10-17T15:47:00Z">
        <w:r w:rsidR="00566394">
          <w:rPr>
            <w:lang w:val="en-US" w:eastAsia="de-DE"/>
          </w:rPr>
          <w:t>confirmation</w:t>
        </w:r>
      </w:ins>
      <w:ins w:id="926" w:author="rolf" w:date="2017-06-05T16:50:00Z">
        <w:r w:rsidR="00407260">
          <w:rPr>
            <w:lang w:val="en-US" w:eastAsia="de-DE"/>
          </w:rPr>
          <w:t>, the auto-alignment button changes back to its original state</w:t>
        </w:r>
      </w:ins>
      <w:ins w:id="927" w:author="rolf" w:date="2017-06-05T17:15:00Z">
        <w:r w:rsidR="00DD6A96">
          <w:rPr>
            <w:lang w:val="en-US" w:eastAsia="de-DE"/>
          </w:rPr>
          <w:t xml:space="preserve"> and color</w:t>
        </w:r>
      </w:ins>
      <w:ins w:id="928" w:author="rolf" w:date="2017-06-05T16:50:00Z">
        <w:r w:rsidR="00407260">
          <w:rPr>
            <w:lang w:val="en-US" w:eastAsia="de-DE"/>
          </w:rPr>
          <w:t xml:space="preserve">, and the (manual) </w:t>
        </w:r>
      </w:ins>
      <w:ins w:id="929" w:author="rolf" w:date="2017-06-05T16:52:00Z">
        <w:r w:rsidR="00407260">
          <w:rPr>
            <w:lang w:val="en-US" w:eastAsia="de-DE"/>
          </w:rPr>
          <w:t>“Alignment” button is re-activated.</w:t>
        </w:r>
      </w:ins>
      <w:ins w:id="930" w:author="rolf" w:date="2017-06-05T17:51:00Z">
        <w:r>
          <w:rPr>
            <w:lang w:val="en-US" w:eastAsia="de-DE"/>
          </w:rPr>
          <w:t xml:space="preserve"> </w:t>
        </w:r>
      </w:ins>
      <w:ins w:id="931" w:author="rolf" w:date="2017-06-05T20:18:00Z">
        <w:r w:rsidR="002D46F1">
          <w:rPr>
            <w:lang w:val="en-US" w:eastAsia="de-DE"/>
          </w:rPr>
          <w:t>The</w:t>
        </w:r>
      </w:ins>
      <w:ins w:id="932" w:author="rolf" w:date="2017-06-05T16:53:00Z">
        <w:r w:rsidR="002F5F58">
          <w:rPr>
            <w:lang w:val="en-US" w:eastAsia="de-DE"/>
          </w:rPr>
          <w:t xml:space="preserve"> user can </w:t>
        </w:r>
      </w:ins>
      <w:ins w:id="933" w:author="rolf" w:date="2017-06-05T20:18:00Z">
        <w:r w:rsidR="002D46F1">
          <w:rPr>
            <w:lang w:val="en-US" w:eastAsia="de-DE"/>
          </w:rPr>
          <w:t xml:space="preserve">now </w:t>
        </w:r>
      </w:ins>
      <w:ins w:id="934" w:author="rolf" w:date="2017-06-05T16:53:00Z">
        <w:r w:rsidR="002F5F58">
          <w:rPr>
            <w:lang w:val="en-US" w:eastAsia="de-DE"/>
          </w:rPr>
          <w:t>choose to do the alignment manually, or to start auto-alignment again.</w:t>
        </w:r>
      </w:ins>
    </w:p>
    <w:p w:rsidR="00F46982" w:rsidRDefault="002F5F58">
      <w:pPr>
        <w:rPr>
          <w:ins w:id="935" w:author="Hempel, Rolf" w:date="2017-10-17T15:52:00Z"/>
          <w:lang w:val="en-US"/>
        </w:rPr>
        <w:pPrChange w:id="936" w:author="rolf" w:date="2017-06-05T16:11:00Z">
          <w:pPr>
            <w:pStyle w:val="berschrift3"/>
          </w:pPr>
        </w:pPrChange>
      </w:pPr>
      <w:ins w:id="937" w:author="rolf" w:date="2017-06-05T16:55:00Z">
        <w:r>
          <w:rPr>
            <w:lang w:val="en-US" w:eastAsia="de-DE"/>
          </w:rPr>
          <w:t xml:space="preserve">Some details are important to know when using auto-alignment. </w:t>
        </w:r>
      </w:ins>
      <w:ins w:id="938" w:author="rolf" w:date="2017-06-05T16:56:00Z">
        <w:r>
          <w:rPr>
            <w:lang w:val="en-US" w:eastAsia="de-DE"/>
          </w:rPr>
          <w:t>First of all, auto-alignment can fail</w:t>
        </w:r>
      </w:ins>
      <w:ins w:id="939" w:author="rolf" w:date="2017-06-05T17:07:00Z">
        <w:r w:rsidR="00F46982">
          <w:rPr>
            <w:lang w:val="en-US" w:eastAsia="de-DE"/>
          </w:rPr>
          <w:t>.</w:t>
        </w:r>
      </w:ins>
      <w:ins w:id="940" w:author="rolf" w:date="2017-06-05T17:08:00Z">
        <w:r w:rsidR="00F46982">
          <w:rPr>
            <w:lang w:val="en-US" w:eastAsia="de-DE"/>
          </w:rPr>
          <w:t xml:space="preserve"> </w:t>
        </w:r>
      </w:ins>
      <w:ins w:id="941" w:author="rolf" w:date="2017-06-05T20:19:00Z">
        <w:del w:id="942" w:author="Hempel, Rolf" w:date="2017-06-06T09:46:00Z">
          <w:r w:rsidR="002D46F1" w:rsidDel="007E0BAF">
            <w:rPr>
              <w:lang w:val="en-US" w:eastAsia="de-DE"/>
            </w:rPr>
            <w:delText>It</w:delText>
          </w:r>
        </w:del>
      </w:ins>
      <w:ins w:id="943" w:author="Hempel, Rolf" w:date="2017-06-06T09:46:00Z">
        <w:r w:rsidR="007E0BAF">
          <w:rPr>
            <w:lang w:val="en-US" w:eastAsia="de-DE"/>
          </w:rPr>
          <w:t>This</w:t>
        </w:r>
      </w:ins>
      <w:ins w:id="944" w:author="rolf" w:date="2017-06-05T17:08:00Z">
        <w:r w:rsidR="00F46982">
          <w:rPr>
            <w:lang w:val="en-US" w:eastAsia="de-DE"/>
          </w:rPr>
          <w:t xml:space="preserve"> </w:t>
        </w:r>
      </w:ins>
      <w:ins w:id="945" w:author="rolf" w:date="2017-06-05T17:15:00Z">
        <w:r w:rsidR="00DD6A96">
          <w:rPr>
            <w:lang w:val="en-US" w:eastAsia="de-DE"/>
          </w:rPr>
          <w:t>can</w:t>
        </w:r>
      </w:ins>
      <w:ins w:id="946" w:author="rolf" w:date="2017-06-05T17:08:00Z">
        <w:r w:rsidR="00F46982">
          <w:rPr>
            <w:lang w:val="en-US" w:eastAsia="de-DE"/>
          </w:rPr>
          <w:t xml:space="preserve"> happen</w:t>
        </w:r>
      </w:ins>
      <w:ins w:id="947" w:author="rolf" w:date="2017-06-05T16:56:00Z">
        <w:r>
          <w:rPr>
            <w:lang w:val="en-US" w:eastAsia="de-DE"/>
          </w:rPr>
          <w:t xml:space="preserve"> </w:t>
        </w:r>
      </w:ins>
      <w:ins w:id="948" w:author="rolf" w:date="2017-06-05T17:52:00Z">
        <w:r w:rsidR="00AD3354">
          <w:rPr>
            <w:lang w:val="en-US" w:eastAsia="de-DE"/>
          </w:rPr>
          <w:t xml:space="preserve">already </w:t>
        </w:r>
      </w:ins>
      <w:ins w:id="949" w:author="rolf" w:date="2017-06-05T16:56:00Z">
        <w:r>
          <w:rPr>
            <w:lang w:val="en-US" w:eastAsia="de-DE"/>
          </w:rPr>
          <w:t>during initialization</w:t>
        </w:r>
      </w:ins>
      <w:ins w:id="950" w:author="rolf" w:date="2017-06-05T16:57:00Z">
        <w:del w:id="951" w:author="Hempel, Rolf" w:date="2017-06-06T09:47:00Z">
          <w:r w:rsidDel="007E0BAF">
            <w:rPr>
              <w:lang w:val="en-US" w:eastAsia="de-DE"/>
            </w:rPr>
            <w:delText>,</w:delText>
          </w:r>
        </w:del>
        <w:r>
          <w:rPr>
            <w:lang w:val="en-US" w:eastAsia="de-DE"/>
          </w:rPr>
          <w:t xml:space="preserve"> or later </w:t>
        </w:r>
        <w:del w:id="952" w:author="Hempel, Rolf" w:date="2017-06-06T09:47:00Z">
          <w:r w:rsidDel="007E0BAF">
            <w:rPr>
              <w:lang w:val="en-US" w:eastAsia="de-DE"/>
            </w:rPr>
            <w:delText>when performing</w:delText>
          </w:r>
        </w:del>
      </w:ins>
      <w:ins w:id="953" w:author="Hempel, Rolf" w:date="2017-06-06T09:47:00Z">
        <w:r w:rsidR="007E0BAF">
          <w:rPr>
            <w:lang w:val="en-US" w:eastAsia="de-DE"/>
          </w:rPr>
          <w:t>during</w:t>
        </w:r>
      </w:ins>
      <w:ins w:id="954" w:author="rolf" w:date="2017-06-05T16:57:00Z">
        <w:r>
          <w:rPr>
            <w:lang w:val="en-US" w:eastAsia="de-DE"/>
          </w:rPr>
          <w:t xml:space="preserve"> an auto-alignment operation. </w:t>
        </w:r>
      </w:ins>
      <w:ins w:id="955" w:author="rolf" w:date="2017-06-05T17:02:00Z">
        <w:r w:rsidR="00F46982">
          <w:rPr>
            <w:lang w:val="en-US" w:eastAsia="de-DE"/>
          </w:rPr>
          <w:t>The most likely reason</w:t>
        </w:r>
      </w:ins>
      <w:ins w:id="956" w:author="rolf" w:date="2017-06-05T20:19:00Z">
        <w:r w:rsidR="002D46F1">
          <w:rPr>
            <w:lang w:val="en-US" w:eastAsia="de-DE"/>
          </w:rPr>
          <w:t>s</w:t>
        </w:r>
      </w:ins>
      <w:ins w:id="957" w:author="rolf" w:date="2017-06-05T17:02:00Z">
        <w:r w:rsidR="00F46982">
          <w:rPr>
            <w:lang w:val="en-US" w:eastAsia="de-DE"/>
          </w:rPr>
          <w:t xml:space="preserve"> </w:t>
        </w:r>
      </w:ins>
      <w:ins w:id="958" w:author="rolf" w:date="2017-06-05T20:19:00Z">
        <w:r w:rsidR="002D46F1">
          <w:rPr>
            <w:lang w:val="en-US" w:eastAsia="de-DE"/>
          </w:rPr>
          <w:t>are</w:t>
        </w:r>
      </w:ins>
      <w:ins w:id="959"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960" w:author="rolf" w:date="2017-06-05T17:08:00Z">
        <w:r w:rsidR="00F46982">
          <w:rPr>
            <w:lang w:val="en-US" w:eastAsia="de-DE"/>
          </w:rPr>
          <w:t>acquisition</w:t>
        </w:r>
      </w:ins>
      <w:ins w:id="961" w:author="rolf" w:date="2017-06-05T20:19:00Z">
        <w:r w:rsidR="00255AFB">
          <w:rPr>
            <w:lang w:val="en-US" w:eastAsia="de-DE"/>
          </w:rPr>
          <w:t>. It</w:t>
        </w:r>
      </w:ins>
      <w:ins w:id="962" w:author="rolf" w:date="2017-06-05T16:59:00Z">
        <w:r>
          <w:rPr>
            <w:lang w:val="en-US" w:eastAsia="de-DE"/>
          </w:rPr>
          <w:t xml:space="preserve"> might help to try auto-alignment with a </w:t>
        </w:r>
        <w:del w:id="963" w:author="Hempel, Rolf" w:date="2017-10-17T15:57:00Z">
          <w:r w:rsidDel="003B0AE2">
            <w:rPr>
              <w:lang w:val="en-US" w:eastAsia="de-DE"/>
            </w:rPr>
            <w:delText>better</w:delText>
          </w:r>
        </w:del>
        <w:del w:id="964" w:author="Hempel, Rolf" w:date="2017-06-06T09:47:00Z">
          <w:r w:rsidDel="007E0BAF">
            <w:rPr>
              <w:lang w:val="en-US" w:eastAsia="de-DE"/>
            </w:rPr>
            <w:delText xml:space="preserve"> </w:delText>
          </w:r>
        </w:del>
        <w:del w:id="965" w:author="Hempel, Rolf" w:date="2017-10-17T15:57:00Z">
          <w:r w:rsidDel="003B0AE2">
            <w:rPr>
              <w:lang w:val="en-US" w:eastAsia="de-DE"/>
            </w:rPr>
            <w:delText>suited</w:delText>
          </w:r>
        </w:del>
      </w:ins>
      <w:ins w:id="966" w:author="Hempel, Rolf" w:date="2017-10-17T15:57:00Z">
        <w:r w:rsidR="003B0AE2">
          <w:rPr>
            <w:lang w:val="en-US" w:eastAsia="de-DE"/>
          </w:rPr>
          <w:t>more conspicuous</w:t>
        </w:r>
      </w:ins>
      <w:ins w:id="967" w:author="rolf" w:date="2017-06-05T16:59:00Z">
        <w:r>
          <w:rPr>
            <w:lang w:val="en-US" w:eastAsia="de-DE"/>
          </w:rPr>
          <w:t xml:space="preserve"> landmark. </w:t>
        </w:r>
      </w:ins>
      <w:ins w:id="968" w:author="rolf" w:date="2017-06-05T17:00:00Z">
        <w:r>
          <w:rPr>
            <w:lang w:val="en-US" w:eastAsia="de-DE"/>
          </w:rPr>
          <w:t>Another reason for auto-alignment initialization</w:t>
        </w:r>
      </w:ins>
      <w:ins w:id="969" w:author="Hempel, Rolf" w:date="2017-06-06T09:48:00Z">
        <w:r w:rsidR="007E0BAF">
          <w:rPr>
            <w:lang w:val="en-US" w:eastAsia="de-DE"/>
          </w:rPr>
          <w:t xml:space="preserve"> </w:t>
        </w:r>
      </w:ins>
      <w:ins w:id="970" w:author="rolf" w:date="2017-06-05T17:00:00Z">
        <w:del w:id="971" w:author="Hempel, Rolf" w:date="2017-06-06T09:48:00Z">
          <w:r w:rsidDel="007E0BAF">
            <w:rPr>
              <w:lang w:val="en-US" w:eastAsia="de-DE"/>
            </w:rPr>
            <w:delText xml:space="preserve"> </w:delText>
          </w:r>
        </w:del>
        <w:r>
          <w:rPr>
            <w:lang w:val="en-US" w:eastAsia="de-DE"/>
          </w:rPr>
          <w:t>to fail is if the focal length of the telescope system</w:t>
        </w:r>
      </w:ins>
      <w:ins w:id="972" w:author="Hempel, Rolf" w:date="2017-10-17T15:49:00Z">
        <w:r w:rsidR="00566394">
          <w:rPr>
            <w:lang w:val="en-US" w:eastAsia="de-DE"/>
          </w:rPr>
          <w:t xml:space="preserve"> as measured by </w:t>
        </w:r>
        <w:proofErr w:type="spellStart"/>
        <w:r w:rsidR="00566394">
          <w:rPr>
            <w:lang w:val="en-US" w:eastAsia="de-DE"/>
          </w:rPr>
          <w:t>MoonPanoramaMaker</w:t>
        </w:r>
      </w:ins>
      <w:proofErr w:type="spellEnd"/>
      <w:ins w:id="973" w:author="Hempel, Rolf" w:date="2017-10-17T15:50:00Z">
        <w:r w:rsidR="00566394">
          <w:rPr>
            <w:lang w:val="en-US" w:eastAsia="de-DE"/>
          </w:rPr>
          <w:t xml:space="preserve"> </w:t>
        </w:r>
      </w:ins>
      <w:ins w:id="974" w:author="rolf" w:date="2017-06-05T17:00:00Z">
        <w:del w:id="975" w:author="Hempel, Rolf" w:date="2017-10-17T15:50:00Z">
          <w:r w:rsidDel="00566394">
            <w:rPr>
              <w:lang w:val="en-US" w:eastAsia="de-DE"/>
            </w:rPr>
            <w:delText xml:space="preserve"> </w:delText>
          </w:r>
        </w:del>
        <w:del w:id="976" w:author="Hempel, Rolf" w:date="2017-06-06T09:48:00Z">
          <w:r w:rsidDel="007E0BAF">
            <w:rPr>
              <w:lang w:val="en-US" w:eastAsia="de-DE"/>
            </w:rPr>
            <w:delText>was</w:delText>
          </w:r>
        </w:del>
      </w:ins>
      <w:ins w:id="977" w:author="Hempel, Rolf" w:date="2017-10-17T15:49:00Z">
        <w:r w:rsidR="00566394">
          <w:rPr>
            <w:lang w:val="en-US" w:eastAsia="de-DE"/>
          </w:rPr>
          <w:t>differs too much from the value specified in the configuration</w:t>
        </w:r>
      </w:ins>
      <w:ins w:id="978" w:author="Hempel, Rolf" w:date="2017-10-17T15:50:00Z">
        <w:r w:rsidR="00566394">
          <w:rPr>
            <w:lang w:val="en-US" w:eastAsia="de-DE"/>
          </w:rPr>
          <w:t xml:space="preserve"> dialogue</w:t>
        </w:r>
      </w:ins>
      <w:ins w:id="979" w:author="rolf" w:date="2017-06-05T17:00:00Z">
        <w:del w:id="980" w:author="Hempel, Rolf" w:date="2017-06-06T09:48:00Z">
          <w:r w:rsidDel="007E0BAF">
            <w:rPr>
              <w:lang w:val="en-US" w:eastAsia="de-DE"/>
            </w:rPr>
            <w:delText xml:space="preserve"> entered incorrectly</w:delText>
          </w:r>
        </w:del>
      </w:ins>
      <w:ins w:id="981" w:author="rolf" w:date="2017-06-05T17:02:00Z">
        <w:r>
          <w:rPr>
            <w:lang w:val="en-US" w:eastAsia="de-DE"/>
          </w:rPr>
          <w:t>.</w:t>
        </w:r>
      </w:ins>
      <w:ins w:id="982" w:author="rolf" w:date="2017-07-23T19:46:00Z">
        <w:r w:rsidR="00BF644F">
          <w:rPr>
            <w:lang w:val="en-US" w:eastAsia="de-DE"/>
          </w:rPr>
          <w:t xml:space="preserve"> </w:t>
        </w:r>
        <w:proofErr w:type="gramStart"/>
        <w:r w:rsidR="00BF644F">
          <w:rPr>
            <w:lang w:val="en-US" w:eastAsia="de-DE"/>
          </w:rPr>
          <w:t>In this case</w:t>
        </w:r>
      </w:ins>
      <w:ins w:id="983" w:author="rolf" w:date="2017-07-23T19:48:00Z">
        <w:r w:rsidR="00BF644F">
          <w:rPr>
            <w:lang w:val="en-US" w:eastAsia="de-DE"/>
          </w:rPr>
          <w:t xml:space="preserve">, and if the </w:t>
        </w:r>
      </w:ins>
      <w:ins w:id="984" w:author="rolf" w:date="2017-07-23T19:50:00Z">
        <w:r w:rsidR="00BF644F">
          <w:rPr>
            <w:lang w:val="en-US" w:eastAsia="de-DE"/>
          </w:rPr>
          <w:t>“</w:t>
        </w:r>
      </w:ins>
      <w:ins w:id="985" w:author="rolf" w:date="2017-07-23T19:49:00Z">
        <w:r w:rsidR="00BF644F">
          <w:rPr>
            <w:lang w:val="en-US" w:eastAsia="de-DE"/>
          </w:rPr>
          <w:t xml:space="preserve">session </w:t>
        </w:r>
      </w:ins>
      <w:ins w:id="986" w:author="rolf" w:date="2017-07-23T19:48:00Z">
        <w:r w:rsidR="00BF644F">
          <w:rPr>
            <w:lang w:val="en-US" w:eastAsia="de-DE"/>
          </w:rPr>
          <w:t>protocol level</w:t>
        </w:r>
      </w:ins>
      <w:ins w:id="987" w:author="rolf" w:date="2017-07-23T19:50:00Z">
        <w:r w:rsidR="00BF644F">
          <w:rPr>
            <w:lang w:val="en-US" w:eastAsia="de-DE"/>
          </w:rPr>
          <w:t xml:space="preserve">” parameter </w:t>
        </w:r>
      </w:ins>
      <w:ins w:id="988" w:author="rolf" w:date="2017-07-23T19:48:00Z">
        <w:r w:rsidR="00BF644F">
          <w:rPr>
            <w:lang w:val="en-US" w:eastAsia="de-DE"/>
          </w:rPr>
          <w:t xml:space="preserve">is greater than 1, </w:t>
        </w:r>
      </w:ins>
      <w:ins w:id="989" w:author="rolf" w:date="2017-07-23T19:46:00Z">
        <w:r w:rsidR="00BF644F">
          <w:rPr>
            <w:lang w:val="en-US" w:eastAsia="de-DE"/>
          </w:rPr>
          <w:t xml:space="preserve">the </w:t>
        </w:r>
        <w:del w:id="990" w:author="Hempel, Rolf" w:date="2017-10-17T15:50:00Z">
          <w:r w:rsidR="00BF644F" w:rsidDel="00566394">
            <w:rPr>
              <w:lang w:val="en-US" w:eastAsia="de-DE"/>
            </w:rPr>
            <w:delText>focal length</w:delText>
          </w:r>
        </w:del>
      </w:ins>
      <w:ins w:id="991" w:author="rolf" w:date="2017-07-23T19:48:00Z">
        <w:del w:id="992" w:author="Hempel, Rolf" w:date="2017-10-17T15:50:00Z">
          <w:r w:rsidR="00BF644F" w:rsidDel="00566394">
            <w:rPr>
              <w:lang w:val="en-US" w:eastAsia="de-DE"/>
            </w:rPr>
            <w:delText xml:space="preserve"> </w:delText>
          </w:r>
        </w:del>
        <w:r w:rsidR="00BF644F">
          <w:rPr>
            <w:lang w:val="en-US" w:eastAsia="de-DE"/>
          </w:rPr>
          <w:t>measured</w:t>
        </w:r>
      </w:ins>
      <w:ins w:id="993" w:author="Hempel, Rolf" w:date="2017-10-17T15:50:00Z">
        <w:r w:rsidR="00566394">
          <w:rPr>
            <w:lang w:val="en-US" w:eastAsia="de-DE"/>
          </w:rPr>
          <w:t xml:space="preserve"> values</w:t>
        </w:r>
      </w:ins>
      <w:ins w:id="994" w:author="rolf" w:date="2017-07-23T19:46:00Z">
        <w:r w:rsidR="00BF644F">
          <w:rPr>
            <w:lang w:val="en-US" w:eastAsia="de-DE"/>
          </w:rPr>
          <w:t xml:space="preserve"> in x and y direction</w:t>
        </w:r>
      </w:ins>
      <w:ins w:id="995" w:author="rolf" w:date="2017-12-26T17:33:00Z">
        <w:r w:rsidR="007A72E8">
          <w:rPr>
            <w:lang w:val="en-US" w:eastAsia="de-DE"/>
          </w:rPr>
          <w:t>s</w:t>
        </w:r>
      </w:ins>
      <w:ins w:id="996" w:author="rolf" w:date="2017-07-23T19:46:00Z">
        <w:r w:rsidR="00BF644F">
          <w:rPr>
            <w:lang w:val="en-US" w:eastAsia="de-DE"/>
          </w:rPr>
          <w:t xml:space="preserve"> </w:t>
        </w:r>
      </w:ins>
      <w:ins w:id="997" w:author="rolf" w:date="2017-07-23T19:50:00Z">
        <w:del w:id="998" w:author="Hempel, Rolf" w:date="2017-10-17T15:50:00Z">
          <w:r w:rsidR="00BF644F" w:rsidDel="00566394">
            <w:rPr>
              <w:lang w:val="en-US" w:eastAsia="de-DE"/>
            </w:rPr>
            <w:delText>is</w:delText>
          </w:r>
        </w:del>
      </w:ins>
      <w:ins w:id="999" w:author="Hempel, Rolf" w:date="2017-10-17T15:50:00Z">
        <w:r w:rsidR="00566394">
          <w:rPr>
            <w:lang w:val="en-US" w:eastAsia="de-DE"/>
          </w:rPr>
          <w:t>are</w:t>
        </w:r>
      </w:ins>
      <w:ins w:id="1000" w:author="rolf" w:date="2017-07-23T19:46:00Z">
        <w:r w:rsidR="00BF644F">
          <w:rPr>
            <w:lang w:val="en-US" w:eastAsia="de-DE"/>
          </w:rPr>
          <w:t xml:space="preserve"> documented in the protocol file.</w:t>
        </w:r>
      </w:ins>
      <w:proofErr w:type="gramEnd"/>
      <w:ins w:id="1001" w:author="rolf" w:date="2017-07-23T19:48:00Z">
        <w:r w:rsidR="00BF644F">
          <w:rPr>
            <w:lang w:val="en-US" w:eastAsia="de-DE"/>
          </w:rPr>
          <w:t xml:space="preserve"> </w:t>
        </w:r>
      </w:ins>
      <w:ins w:id="1002"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566394" w:rsidRDefault="00566394">
      <w:pPr>
        <w:rPr>
          <w:ins w:id="1003" w:author="rolf" w:date="2017-06-05T17:08:00Z"/>
          <w:lang w:val="en-US"/>
        </w:rPr>
        <w:pPrChange w:id="1004" w:author="rolf" w:date="2017-06-05T16:11:00Z">
          <w:pPr>
            <w:pStyle w:val="berschrift3"/>
          </w:pPr>
        </w:pPrChange>
      </w:pPr>
      <w:ins w:id="1005" w:author="Hempel, Rolf" w:date="2017-10-17T15:52:00Z">
        <w:r>
          <w:rPr>
            <w:lang w:val="en-US" w:eastAsia="de-DE"/>
          </w:rPr>
          <w:t>Camera settings</w:t>
        </w:r>
      </w:ins>
      <w:ins w:id="1006" w:author="Hempel, Rolf" w:date="2017-10-17T15:59:00Z">
        <w:r w:rsidR="003B0AE2">
          <w:rPr>
            <w:lang w:val="en-US" w:eastAsia="de-DE"/>
          </w:rPr>
          <w:t>,</w:t>
        </w:r>
      </w:ins>
      <w:ins w:id="1007" w:author="Hempel, Rolf" w:date="2017-10-17T15:52:00Z">
        <w:r>
          <w:rPr>
            <w:lang w:val="en-US" w:eastAsia="de-DE"/>
          </w:rPr>
          <w:t xml:space="preserve"> such as exposure time or contrast</w:t>
        </w:r>
      </w:ins>
      <w:ins w:id="1008" w:author="Hempel, Rolf" w:date="2017-10-17T15:59:00Z">
        <w:r w:rsidR="003B0AE2">
          <w:rPr>
            <w:lang w:val="en-US" w:eastAsia="de-DE"/>
          </w:rPr>
          <w:t>,</w:t>
        </w:r>
      </w:ins>
      <w:ins w:id="1009" w:author="Hempel, Rolf" w:date="2017-10-17T15:52:00Z">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w:t>
        </w:r>
      </w:ins>
      <w:ins w:id="1010" w:author="Hempel, Rolf" w:date="2017-10-17T15:54:00Z">
        <w:r>
          <w:rPr>
            <w:lang w:val="en-US" w:eastAsia="de-DE"/>
          </w:rPr>
          <w:t xml:space="preserve">the </w:t>
        </w:r>
      </w:ins>
      <w:ins w:id="1011" w:author="Hempel, Rolf" w:date="2017-10-17T15:52:00Z">
        <w:r>
          <w:rPr>
            <w:lang w:val="en-US" w:eastAsia="de-DE"/>
          </w:rPr>
          <w:t>image shift</w:t>
        </w:r>
      </w:ins>
      <w:ins w:id="1012" w:author="Hempel, Rolf" w:date="2017-10-17T15:54:00Z">
        <w:r>
          <w:rPr>
            <w:lang w:val="en-US" w:eastAsia="de-DE"/>
          </w:rPr>
          <w:t xml:space="preserve"> relative to the reference frame. If the change is too large, however, the images may look too different for shift detection to work. In this case it </w:t>
        </w:r>
      </w:ins>
      <w:ins w:id="1013" w:author="Hempel, Rolf" w:date="2017-10-17T15:59:00Z">
        <w:r w:rsidR="003B0AE2">
          <w:rPr>
            <w:lang w:val="en-US" w:eastAsia="de-DE"/>
          </w:rPr>
          <w:t>may help</w:t>
        </w:r>
      </w:ins>
      <w:ins w:id="1014" w:author="Hempel, Rolf" w:date="2017-10-17T15:54:00Z">
        <w:r>
          <w:rPr>
            <w:lang w:val="en-US" w:eastAsia="de-DE"/>
          </w:rPr>
          <w:t xml:space="preserve"> to switch auto-alignment off and back on.</w:t>
        </w:r>
      </w:ins>
    </w:p>
    <w:p w:rsidR="00F46982" w:rsidRPr="00F16035" w:rsidRDefault="00F46982">
      <w:pPr>
        <w:rPr>
          <w:ins w:id="1015" w:author="rolf" w:date="2017-06-05T16:11:00Z"/>
          <w:lang w:val="en-US"/>
        </w:rPr>
        <w:pPrChange w:id="1016" w:author="rolf" w:date="2017-06-05T16:11:00Z">
          <w:pPr>
            <w:pStyle w:val="berschrift3"/>
          </w:pPr>
        </w:pPrChange>
      </w:pPr>
      <w:ins w:id="1017" w:author="rolf" w:date="2017-06-05T17:08:00Z">
        <w:r>
          <w:rPr>
            <w:lang w:val="en-US" w:eastAsia="de-DE"/>
          </w:rPr>
          <w:t xml:space="preserve">Another problem </w:t>
        </w:r>
      </w:ins>
      <w:ins w:id="1018" w:author="rolf" w:date="2017-06-05T20:21:00Z">
        <w:r w:rsidR="00255AFB">
          <w:rPr>
            <w:lang w:val="en-US" w:eastAsia="de-DE"/>
          </w:rPr>
          <w:t>arises</w:t>
        </w:r>
      </w:ins>
      <w:ins w:id="1019" w:author="rolf" w:date="2017-06-05T17:08:00Z">
        <w:r>
          <w:rPr>
            <w:lang w:val="en-US" w:eastAsia="de-DE"/>
          </w:rPr>
          <w:t xml:space="preserve"> if auto-alignment detects a very large image shift. </w:t>
        </w:r>
      </w:ins>
      <w:ins w:id="1020" w:author="rolf" w:date="2017-06-05T17:12:00Z">
        <w:r>
          <w:rPr>
            <w:lang w:val="en-US" w:eastAsia="de-DE"/>
          </w:rPr>
          <w:t>(</w:t>
        </w:r>
      </w:ins>
      <w:ins w:id="1021" w:author="rolf" w:date="2017-06-05T17:09:00Z">
        <w:r>
          <w:rPr>
            <w:lang w:val="en-US" w:eastAsia="de-DE"/>
          </w:rPr>
          <w:t xml:space="preserve">What “very large” means can be specified in the configuration </w:t>
        </w:r>
      </w:ins>
      <w:ins w:id="1022" w:author="rolf" w:date="2017-06-05T17:10:00Z">
        <w:r>
          <w:rPr>
            <w:lang w:val="en-US" w:eastAsia="de-DE"/>
          </w:rPr>
          <w:t>GUI</w:t>
        </w:r>
      </w:ins>
      <w:ins w:id="1023" w:author="rolf" w:date="2017-06-05T17:53:00Z">
        <w:r w:rsidR="00536748">
          <w:rPr>
            <w:lang w:val="en-US" w:eastAsia="de-DE"/>
          </w:rPr>
          <w:t>, see Appendix A</w:t>
        </w:r>
      </w:ins>
      <w:ins w:id="1024" w:author="rolf" w:date="2017-06-05T17:10:00Z">
        <w:r>
          <w:rPr>
            <w:lang w:val="en-US" w:eastAsia="de-DE"/>
          </w:rPr>
          <w:t>.</w:t>
        </w:r>
      </w:ins>
      <w:ins w:id="1025" w:author="rolf" w:date="2017-06-05T17:12:00Z">
        <w:r>
          <w:rPr>
            <w:lang w:val="en-US" w:eastAsia="de-DE"/>
          </w:rPr>
          <w:t>)</w:t>
        </w:r>
      </w:ins>
      <w:ins w:id="1026" w:author="rolf" w:date="2017-06-05T17:10:00Z">
        <w:r>
          <w:rPr>
            <w:lang w:val="en-US" w:eastAsia="de-DE"/>
          </w:rPr>
          <w:t xml:space="preserve"> The criterion is the relative size of the detected pointing error as compared to the width of the overlap between tiles. </w:t>
        </w:r>
      </w:ins>
      <w:ins w:id="1027" w:author="rolf" w:date="2017-06-05T17:12:00Z">
        <w:r w:rsidR="00DD6A96">
          <w:rPr>
            <w:lang w:val="en-US" w:eastAsia="de-DE"/>
          </w:rPr>
          <w:t xml:space="preserve">If the error is too large, </w:t>
        </w:r>
      </w:ins>
      <w:proofErr w:type="spellStart"/>
      <w:ins w:id="1028"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1029" w:name="_Toc502072399"/>
      <w:r>
        <w:rPr>
          <w:lang w:val="en-US"/>
        </w:rPr>
        <w:t>End of Program</w:t>
      </w:r>
      <w:bookmarkEnd w:id="1029"/>
    </w:p>
    <w:p w:rsidR="000D544A" w:rsidDel="00BF644F" w:rsidRDefault="000D544A" w:rsidP="000D544A">
      <w:pPr>
        <w:rPr>
          <w:del w:id="1030" w:author="rolf" w:date="2017-07-23T19:51:00Z"/>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w:t>
      </w:r>
      <w:r>
        <w:rPr>
          <w:lang w:val="en-US" w:eastAsia="de-DE"/>
        </w:rPr>
        <w:lastRenderedPageBreak/>
        <w:t xml:space="preserve">this end he or she selects (as described in Section </w:t>
      </w:r>
      <w:ins w:id="1031" w:author="rolf" w:date="2017-12-26T17:34:00Z">
        <w:r w:rsidR="007A72E8">
          <w:rPr>
            <w:lang w:val="en-US" w:eastAsia="de-DE"/>
          </w:rPr>
          <w:fldChar w:fldCharType="begin"/>
        </w:r>
        <w:r w:rsidR="007A72E8">
          <w:rPr>
            <w:lang w:val="en-US" w:eastAsia="de-DE"/>
          </w:rPr>
          <w:instrText xml:space="preserve"> REF _Ref497150063 \r \h </w:instrText>
        </w:r>
        <w:r w:rsidR="007A72E8">
          <w:rPr>
            <w:lang w:val="en-US" w:eastAsia="de-DE"/>
          </w:rPr>
        </w:r>
      </w:ins>
      <w:r w:rsidR="007A72E8">
        <w:rPr>
          <w:lang w:val="en-US" w:eastAsia="de-DE"/>
        </w:rPr>
        <w:fldChar w:fldCharType="separate"/>
      </w:r>
      <w:ins w:id="1032" w:author="rolf" w:date="2017-12-26T17:37:00Z">
        <w:r w:rsidR="00B64BCC">
          <w:rPr>
            <w:lang w:val="en-US" w:eastAsia="de-DE"/>
          </w:rPr>
          <w:t>4.7</w:t>
        </w:r>
      </w:ins>
      <w:ins w:id="1033" w:author="rolf" w:date="2017-12-26T17:34:00Z">
        <w:r w:rsidR="007A72E8">
          <w:rPr>
            <w:lang w:val="en-US" w:eastAsia="de-DE"/>
          </w:rPr>
          <w:fldChar w:fldCharType="end"/>
        </w:r>
      </w:ins>
      <w:del w:id="1034" w:author="rolf" w:date="2017-07-26T19:38:00Z">
        <w:r w:rsidDel="0043114D">
          <w:rPr>
            <w:lang w:val="en-US" w:eastAsia="de-DE"/>
          </w:rPr>
          <w:fldChar w:fldCharType="begin"/>
        </w:r>
        <w:r w:rsidDel="0043114D">
          <w:rPr>
            <w:lang w:val="en-US" w:eastAsia="de-DE"/>
          </w:rPr>
          <w:delInstrText xml:space="preserve"> REF _Ref436147257 \r \h </w:delInstrText>
        </w:r>
        <w:r w:rsidDel="0043114D">
          <w:rPr>
            <w:lang w:val="en-US" w:eastAsia="de-DE"/>
          </w:rPr>
        </w:r>
        <w:r w:rsidDel="0043114D">
          <w:rPr>
            <w:lang w:val="en-US" w:eastAsia="de-DE"/>
          </w:rPr>
          <w:fldChar w:fldCharType="separate"/>
        </w:r>
      </w:del>
      <w:ins w:id="1035" w:author="Hempel, Rolf" w:date="2017-06-06T09:57:00Z">
        <w:del w:id="1036" w:author="rolf" w:date="2017-06-08T18:32:00Z">
          <w:r w:rsidR="006267A8" w:rsidDel="00A13C63">
            <w:rPr>
              <w:lang w:val="en-US" w:eastAsia="de-DE"/>
            </w:rPr>
            <w:delText>4.7</w:delText>
          </w:r>
        </w:del>
      </w:ins>
      <w:del w:id="1037" w:author="rolf" w:date="2017-06-08T18:32:00Z">
        <w:r w:rsidR="00170BDF" w:rsidDel="00A13C63">
          <w:rPr>
            <w:lang w:val="en-US" w:eastAsia="de-DE"/>
          </w:rPr>
          <w:delText>3.7</w:delText>
        </w:r>
      </w:del>
      <w:del w:id="1038" w:author="rolf" w:date="2017-07-26T19:38:00Z">
        <w:r w:rsidDel="0043114D">
          <w:rPr>
            <w:lang w:val="en-US" w:eastAsia="de-DE"/>
          </w:rPr>
          <w:fldChar w:fldCharType="end"/>
        </w:r>
      </w:del>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1039" w:author="rolf" w:date="2017-06-05T19:54:00Z">
        <w:r w:rsidR="00F16035">
          <w:rPr>
            <w:lang w:val="en-US" w:eastAsia="de-DE"/>
          </w:rPr>
          <w:t>”</w:t>
        </w:r>
      </w:ins>
      <w:del w:id="1040"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BF644F" w:rsidP="000D544A">
      <w:pPr>
        <w:rPr>
          <w:lang w:val="en-US" w:eastAsia="de-DE"/>
        </w:rPr>
      </w:pPr>
      <w:ins w:id="1041" w:author="rolf" w:date="2017-07-23T19:51:00Z">
        <w:r>
          <w:rPr>
            <w:lang w:val="en-US" w:eastAsia="de-DE"/>
          </w:rPr>
          <w:t xml:space="preserve"> </w:t>
        </w:r>
      </w:ins>
      <w:r w:rsidR="000D544A">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1042"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1043" w:author="rolf" w:date="2016-05-01T09:50:00Z"/>
          <w:lang w:val="en-US"/>
        </w:rPr>
      </w:pPr>
      <w:ins w:id="1044" w:author="rolf" w:date="2016-05-01T09:40:00Z">
        <w:r>
          <w:rPr>
            <w:lang w:val="en-US"/>
          </w:rPr>
          <w:t xml:space="preserve">If the telescope </w:t>
        </w:r>
      </w:ins>
      <w:ins w:id="1045" w:author="rolf" w:date="2016-05-01T09:41:00Z">
        <w:r>
          <w:rPr>
            <w:lang w:val="en-US"/>
          </w:rPr>
          <w:t>is mounted on a “German Equatorial Mount”</w:t>
        </w:r>
      </w:ins>
      <w:ins w:id="1046" w:author="rolf" w:date="2016-05-01T09:42:00Z">
        <w:r>
          <w:rPr>
            <w:lang w:val="en-US"/>
          </w:rPr>
          <w:t xml:space="preserve"> and the moon during the recording session crosses the meridian, </w:t>
        </w:r>
      </w:ins>
      <w:ins w:id="1047" w:author="rolf" w:date="2016-05-01T09:46:00Z">
        <w:r>
          <w:rPr>
            <w:lang w:val="en-US"/>
          </w:rPr>
          <w:t xml:space="preserve">the </w:t>
        </w:r>
      </w:ins>
      <w:ins w:id="1048" w:author="rolf" w:date="2016-05-01T09:44:00Z">
        <w:r>
          <w:rPr>
            <w:lang w:val="en-US"/>
          </w:rPr>
          <w:t xml:space="preserve">mounting will perform a meridian flip </w:t>
        </w:r>
      </w:ins>
      <w:ins w:id="1049" w:author="rolf" w:date="2016-05-01T09:46:00Z">
        <w:r>
          <w:rPr>
            <w:lang w:val="en-US"/>
          </w:rPr>
          <w:t>when</w:t>
        </w:r>
      </w:ins>
      <w:ins w:id="1050"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1051" w:author="rolf" w:date="2016-05-01T09:46:00Z">
        <w:r>
          <w:rPr>
            <w:lang w:val="en-US"/>
          </w:rPr>
          <w:t xml:space="preserve">on the other side </w:t>
        </w:r>
      </w:ins>
      <w:ins w:id="1052" w:author="rolf" w:date="2016-05-01T09:44:00Z">
        <w:r>
          <w:rPr>
            <w:lang w:val="en-US"/>
          </w:rPr>
          <w:t>of the meridian.</w:t>
        </w:r>
      </w:ins>
      <w:ins w:id="1053" w:author="rolf" w:date="2016-05-01T09:47:00Z">
        <w:r w:rsidR="002A0F29">
          <w:rPr>
            <w:lang w:val="en-US"/>
          </w:rPr>
          <w:t xml:space="preserve"> If possible, this situation should be avoided during </w:t>
        </w:r>
      </w:ins>
      <w:ins w:id="1054" w:author="rolf" w:date="2016-05-01T09:48:00Z">
        <w:r w:rsidR="002A0F29">
          <w:rPr>
            <w:lang w:val="en-US"/>
          </w:rPr>
          <w:t>the acquisition of a</w:t>
        </w:r>
      </w:ins>
      <w:ins w:id="1055" w:author="rolf" w:date="2016-05-01T09:47:00Z">
        <w:r w:rsidR="002A0F29">
          <w:rPr>
            <w:lang w:val="en-US"/>
          </w:rPr>
          <w:t xml:space="preserve"> panorama.</w:t>
        </w:r>
      </w:ins>
      <w:ins w:id="1056" w:author="rolf" w:date="2016-05-01T09:48:00Z">
        <w:r w:rsidR="002A0F29">
          <w:rPr>
            <w:lang w:val="en-US"/>
          </w:rPr>
          <w:t xml:space="preserve"> </w:t>
        </w:r>
      </w:ins>
      <w:ins w:id="1057" w:author="rolf" w:date="2016-05-01T10:06:00Z">
        <w:r w:rsidR="00B7026A">
          <w:rPr>
            <w:lang w:val="en-US"/>
          </w:rPr>
          <w:t>Otherwise,</w:t>
        </w:r>
      </w:ins>
      <w:ins w:id="1058" w:author="rolf" w:date="2016-05-01T09:49:00Z">
        <w:r w:rsidR="002A0F29">
          <w:rPr>
            <w:lang w:val="en-US"/>
          </w:rPr>
          <w:t xml:space="preserve"> the following points need </w:t>
        </w:r>
      </w:ins>
      <w:ins w:id="1059" w:author="rolf" w:date="2016-05-01T09:50:00Z">
        <w:r w:rsidR="002A0F29">
          <w:rPr>
            <w:lang w:val="en-US"/>
          </w:rPr>
          <w:t xml:space="preserve">to be </w:t>
        </w:r>
      </w:ins>
      <w:ins w:id="1060" w:author="rolf" w:date="2016-05-01T09:49:00Z">
        <w:r w:rsidR="002A0F29">
          <w:rPr>
            <w:lang w:val="en-US"/>
          </w:rPr>
          <w:t>consider</w:t>
        </w:r>
      </w:ins>
      <w:ins w:id="1061" w:author="rolf" w:date="2016-05-01T09:50:00Z">
        <w:r w:rsidR="002A0F29">
          <w:rPr>
            <w:lang w:val="en-US"/>
          </w:rPr>
          <w:t>ed:</w:t>
        </w:r>
      </w:ins>
    </w:p>
    <w:p w:rsidR="002A0F29" w:rsidRDefault="002A0F29" w:rsidP="002A0F29">
      <w:pPr>
        <w:pStyle w:val="Listenabsatz"/>
        <w:numPr>
          <w:ilvl w:val="0"/>
          <w:numId w:val="37"/>
        </w:numPr>
        <w:rPr>
          <w:ins w:id="1062" w:author="rolf" w:date="2016-05-01T09:54:00Z"/>
          <w:lang w:val="en-US" w:eastAsia="de-DE"/>
        </w:rPr>
      </w:pPr>
      <w:ins w:id="1063" w:author="rolf" w:date="2016-05-01T09:51:00Z">
        <w:r>
          <w:rPr>
            <w:lang w:val="en-US" w:eastAsia="de-DE"/>
          </w:rPr>
          <w:t>Make sure that the cabling of the telescope, camera and all other accessories allows the meridian flip without unplugging</w:t>
        </w:r>
      </w:ins>
      <w:ins w:id="1064" w:author="rolf" w:date="2016-05-01T09:53:00Z">
        <w:r>
          <w:rPr>
            <w:lang w:val="en-US" w:eastAsia="de-DE"/>
          </w:rPr>
          <w:t xml:space="preserve">, and that no </w:t>
        </w:r>
      </w:ins>
      <w:ins w:id="1065" w:author="rolf" w:date="2016-05-01T09:54:00Z">
        <w:r>
          <w:rPr>
            <w:lang w:val="en-US" w:eastAsia="de-DE"/>
          </w:rPr>
          <w:t xml:space="preserve">moving </w:t>
        </w:r>
      </w:ins>
      <w:ins w:id="1066" w:author="rolf" w:date="2016-05-01T11:37:00Z">
        <w:r w:rsidR="00F8015E">
          <w:rPr>
            <w:lang w:val="en-US" w:eastAsia="de-DE"/>
          </w:rPr>
          <w:t>part</w:t>
        </w:r>
      </w:ins>
      <w:ins w:id="1067" w:author="rolf" w:date="2016-05-01T09:53:00Z">
        <w:r>
          <w:rPr>
            <w:lang w:val="en-US" w:eastAsia="de-DE"/>
          </w:rPr>
          <w:t xml:space="preserve"> will collide with the telescope pier or </w:t>
        </w:r>
      </w:ins>
      <w:ins w:id="1068" w:author="rolf" w:date="2016-05-01T09:54:00Z">
        <w:r>
          <w:rPr>
            <w:lang w:val="en-US" w:eastAsia="de-DE"/>
          </w:rPr>
          <w:t xml:space="preserve">any </w:t>
        </w:r>
      </w:ins>
      <w:ins w:id="1069" w:author="rolf" w:date="2016-05-01T09:53:00Z">
        <w:r>
          <w:rPr>
            <w:lang w:val="en-US" w:eastAsia="de-DE"/>
          </w:rPr>
          <w:t>other obstacle.</w:t>
        </w:r>
      </w:ins>
    </w:p>
    <w:p w:rsidR="00F8015E" w:rsidRDefault="00F8015E">
      <w:pPr>
        <w:pStyle w:val="Listenabsatz"/>
        <w:numPr>
          <w:ilvl w:val="0"/>
          <w:numId w:val="37"/>
        </w:numPr>
        <w:rPr>
          <w:ins w:id="1070" w:author="rolf" w:date="2017-06-05T17:55:00Z"/>
          <w:lang w:val="en-US" w:eastAsia="de-DE"/>
        </w:rPr>
        <w:pPrChange w:id="1071" w:author="rolf" w:date="2016-05-01T09:51:00Z">
          <w:pPr/>
        </w:pPrChange>
      </w:pPr>
      <w:ins w:id="1072"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1073" w:author="rolf" w:date="2016-05-01T11:38:00Z"/>
          <w:lang w:val="en-US" w:eastAsia="de-DE"/>
        </w:rPr>
        <w:pPrChange w:id="1074" w:author="rolf" w:date="2016-05-01T09:51:00Z">
          <w:pPr/>
        </w:pPrChange>
      </w:pPr>
      <w:ins w:id="1075" w:author="rolf" w:date="2017-06-05T17:55:00Z">
        <w:r>
          <w:rPr>
            <w:lang w:val="en-US" w:eastAsia="de-DE"/>
          </w:rPr>
          <w:t>If the videos are taken in auto-alignment mode, switch off auto</w:t>
        </w:r>
      </w:ins>
      <w:ins w:id="1076" w:author="rolf" w:date="2017-06-05T17:56:00Z">
        <w:r>
          <w:rPr>
            <w:lang w:val="en-US" w:eastAsia="de-DE"/>
          </w:rPr>
          <w:t xml:space="preserve">-alignment </w:t>
        </w:r>
      </w:ins>
      <w:ins w:id="1077" w:author="rolf" w:date="2017-06-05T20:22:00Z">
        <w:r w:rsidR="00255AFB">
          <w:rPr>
            <w:lang w:val="en-US" w:eastAsia="de-DE"/>
          </w:rPr>
          <w:t>at</w:t>
        </w:r>
      </w:ins>
      <w:ins w:id="1078" w:author="rolf" w:date="2017-06-05T17:56:00Z">
        <w:r>
          <w:rPr>
            <w:lang w:val="en-US" w:eastAsia="de-DE"/>
          </w:rPr>
          <w:t xml:space="preserve"> the meridian flip. </w:t>
        </w:r>
      </w:ins>
      <w:ins w:id="1079" w:author="rolf" w:date="2017-06-05T17:57:00Z">
        <w:r>
          <w:rPr>
            <w:lang w:val="en-US" w:eastAsia="de-DE"/>
          </w:rPr>
          <w:t>After the flip, auto-alignment may be switched on again.</w:t>
        </w:r>
      </w:ins>
    </w:p>
    <w:p w:rsidR="003214BE" w:rsidRPr="00BF644F" w:rsidRDefault="00B7026A">
      <w:pPr>
        <w:pStyle w:val="Listenabsatz"/>
        <w:numPr>
          <w:ilvl w:val="0"/>
          <w:numId w:val="37"/>
        </w:numPr>
        <w:rPr>
          <w:lang w:val="en-US" w:eastAsia="de-DE"/>
        </w:rPr>
        <w:pPrChange w:id="1080" w:author="rolf" w:date="2017-07-23T19:51:00Z">
          <w:pPr/>
        </w:pPrChange>
      </w:pPr>
      <w:ins w:id="1081" w:author="rolf" w:date="2016-05-01T09:57:00Z">
        <w:r w:rsidRPr="00BF644F">
          <w:rPr>
            <w:lang w:val="en-US" w:eastAsia="de-DE"/>
          </w:rPr>
          <w:t xml:space="preserve">Videos taken after the meridian flip will be </w:t>
        </w:r>
      </w:ins>
      <w:ins w:id="1082" w:author="rolf" w:date="2016-05-01T09:59:00Z">
        <w:r w:rsidRPr="00BF644F">
          <w:rPr>
            <w:lang w:val="en-US" w:eastAsia="de-DE"/>
          </w:rPr>
          <w:t xml:space="preserve">turned upside-down as compared to the ones taken before the flip. </w:t>
        </w:r>
      </w:ins>
      <w:ins w:id="1083" w:author="rolf" w:date="2016-05-01T10:00:00Z">
        <w:r w:rsidRPr="00BF644F">
          <w:rPr>
            <w:lang w:val="en-US" w:eastAsia="de-DE"/>
          </w:rPr>
          <w:t xml:space="preserve">This </w:t>
        </w:r>
      </w:ins>
      <w:ins w:id="1084" w:author="rolf" w:date="2016-05-01T11:39:00Z">
        <w:r w:rsidR="00F8015E" w:rsidRPr="00BF644F">
          <w:rPr>
            <w:lang w:val="en-US" w:eastAsia="de-DE"/>
          </w:rPr>
          <w:t>can</w:t>
        </w:r>
      </w:ins>
      <w:ins w:id="1085" w:author="rolf" w:date="2016-05-01T10:00:00Z">
        <w:r w:rsidRPr="00BF644F">
          <w:rPr>
            <w:lang w:val="en-US" w:eastAsia="de-DE"/>
          </w:rPr>
          <w:t xml:space="preserve"> be corrected during panorama construction </w:t>
        </w:r>
      </w:ins>
      <w:ins w:id="1086" w:author="rolf" w:date="2016-05-01T11:39:00Z">
        <w:r w:rsidR="00805646" w:rsidRPr="00BF644F">
          <w:rPr>
            <w:lang w:val="en-US" w:eastAsia="de-DE"/>
          </w:rPr>
          <w:t>later on</w:t>
        </w:r>
      </w:ins>
      <w:ins w:id="1087" w:author="rolf" w:date="2016-05-01T10:00:00Z">
        <w:r w:rsidRPr="00BF644F">
          <w:rPr>
            <w:lang w:val="en-US" w:eastAsia="de-DE"/>
          </w:rPr>
          <w:t xml:space="preserve">. It might be a good idea </w:t>
        </w:r>
      </w:ins>
      <w:ins w:id="1088" w:author="rolf" w:date="2016-05-01T10:03:00Z">
        <w:r w:rsidRPr="00BF644F">
          <w:rPr>
            <w:lang w:val="en-US" w:eastAsia="de-DE"/>
          </w:rPr>
          <w:t xml:space="preserve">first </w:t>
        </w:r>
      </w:ins>
      <w:ins w:id="1089" w:author="rolf" w:date="2016-05-01T10:00:00Z">
        <w:r w:rsidRPr="00BF644F">
          <w:rPr>
            <w:lang w:val="en-US" w:eastAsia="de-DE"/>
          </w:rPr>
          <w:t xml:space="preserve">to produce partial panoramas </w:t>
        </w:r>
      </w:ins>
      <w:ins w:id="1090" w:author="rolf" w:date="2016-05-01T10:01:00Z">
        <w:r w:rsidRPr="00BF644F">
          <w:rPr>
            <w:lang w:val="en-US" w:eastAsia="de-DE"/>
          </w:rPr>
          <w:t>using all images taken before and after the flip, respectively</w:t>
        </w:r>
      </w:ins>
      <w:ins w:id="1091" w:author="rolf" w:date="2016-05-01T10:04:00Z">
        <w:r w:rsidRPr="00BF644F">
          <w:rPr>
            <w:lang w:val="en-US" w:eastAsia="de-DE"/>
          </w:rPr>
          <w:t xml:space="preserve">. </w:t>
        </w:r>
      </w:ins>
      <w:ins w:id="1092" w:author="rolf" w:date="2016-05-01T10:05:00Z">
        <w:r w:rsidRPr="00BF644F">
          <w:rPr>
            <w:lang w:val="en-US" w:eastAsia="de-DE"/>
          </w:rPr>
          <w:t xml:space="preserve">In a second step </w:t>
        </w:r>
      </w:ins>
      <w:ins w:id="1093" w:author="rolf" w:date="2016-05-01T11:40:00Z">
        <w:r w:rsidR="00805646" w:rsidRPr="00BF644F">
          <w:rPr>
            <w:lang w:val="en-US" w:eastAsia="de-DE"/>
          </w:rPr>
          <w:t>one part is turned around and then combined with the other one.</w:t>
        </w:r>
      </w:ins>
      <w:r w:rsidR="003214BE" w:rsidRPr="00BF644F">
        <w:rPr>
          <w:lang w:val="en-US"/>
        </w:rPr>
        <w:br w:type="page"/>
      </w:r>
    </w:p>
    <w:p w:rsidR="002B633A" w:rsidRPr="002B5809" w:rsidRDefault="00C71601" w:rsidP="002B633A">
      <w:pPr>
        <w:pStyle w:val="berschrift2"/>
        <w:numPr>
          <w:ilvl w:val="0"/>
          <w:numId w:val="0"/>
        </w:numPr>
        <w:rPr>
          <w:lang w:val="en-US"/>
        </w:rPr>
      </w:pPr>
      <w:bookmarkStart w:id="1094" w:name="_Ref434581650"/>
      <w:bookmarkStart w:id="1095" w:name="_Ref436211928"/>
      <w:bookmarkStart w:id="1096" w:name="_Ref436228182"/>
      <w:bookmarkStart w:id="1097" w:name="_Ref436836357"/>
      <w:bookmarkStart w:id="1098" w:name="_Toc502072400"/>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1094"/>
      <w:r>
        <w:rPr>
          <w:lang w:val="en-US"/>
        </w:rPr>
        <w:t>g</w:t>
      </w:r>
      <w:bookmarkEnd w:id="1095"/>
      <w:bookmarkEnd w:id="1096"/>
      <w:bookmarkEnd w:id="1097"/>
      <w:bookmarkEnd w:id="1098"/>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1099"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1100" w:author="rolf" w:date="2017-06-05T17:25:00Z">
        <w:r>
          <w:rPr>
            <w:lang w:val="en-US" w:eastAsia="de-DE"/>
          </w:rPr>
          <w:t>Alignment</w:t>
        </w:r>
      </w:ins>
    </w:p>
    <w:p w:rsidR="005C3C0C" w:rsidRPr="002B5809" w:rsidRDefault="00D41E09" w:rsidP="00A21784">
      <w:pPr>
        <w:rPr>
          <w:lang w:val="en-US" w:eastAsia="de-DE"/>
        </w:rPr>
      </w:pPr>
      <w:ins w:id="1101"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1102"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DD1CE5"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DD1CE5"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DD1CE5"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1103" w:author="Hempel, Rolf" w:date="2017-06-06T09:53:00Z"/>
                <w:lang w:val="en-US" w:eastAsia="de-DE"/>
              </w:rPr>
            </w:pPr>
            <w:ins w:id="1104" w:author="rolf" w:date="2017-06-05T19:53:00Z">
              <w:r>
                <w:rPr>
                  <w:noProof/>
                  <w:lang w:eastAsia="de-DE"/>
                </w:rPr>
                <w:drawing>
                  <wp:inline distT="0" distB="0" distL="0" distR="0">
                    <wp:extent cx="3913909" cy="2436208"/>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31">
                              <a:extLst>
                                <a:ext uri="{28A0092B-C50C-407E-A947-70E740481C1C}">
                                  <a14:useLocalDpi xmlns:a14="http://schemas.microsoft.com/office/drawing/2010/main" val="0"/>
                                </a:ext>
                              </a:extLst>
                            </a:blip>
                            <a:stretch>
                              <a:fillRect/>
                            </a:stretch>
                          </pic:blipFill>
                          <pic:spPr>
                            <a:xfrm>
                              <a:off x="0" y="0"/>
                              <a:ext cx="3917281" cy="2438307"/>
                            </a:xfrm>
                            <a:prstGeom prst="rect">
                              <a:avLst/>
                            </a:prstGeom>
                          </pic:spPr>
                        </pic:pic>
                      </a:graphicData>
                    </a:graphic>
                  </wp:inline>
                </w:drawing>
              </w:r>
            </w:ins>
          </w:p>
          <w:p w:rsidR="00377C9B" w:rsidRPr="002B5809" w:rsidRDefault="005C3C0C" w:rsidP="00377C9B">
            <w:pPr>
              <w:rPr>
                <w:lang w:val="en-US" w:eastAsia="de-DE"/>
              </w:rPr>
            </w:pPr>
            <w:del w:id="1105"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32">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DD1CE5"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DD1CE5"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1106" w:author="rolf" w:date="2017-06-05T17:26:00Z"/>
        </w:trPr>
        <w:tc>
          <w:tcPr>
            <w:tcW w:w="1526" w:type="dxa"/>
          </w:tcPr>
          <w:p w:rsidR="00D328DF" w:rsidRPr="002B5809" w:rsidRDefault="00D328DF" w:rsidP="003009E1">
            <w:pPr>
              <w:rPr>
                <w:ins w:id="1107" w:author="rolf" w:date="2017-06-05T17:26:00Z"/>
                <w:b/>
                <w:lang w:val="en-US" w:eastAsia="de-DE"/>
              </w:rPr>
            </w:pPr>
            <w:ins w:id="1108" w:author="rolf" w:date="2017-06-05T17:26:00Z">
              <w:r>
                <w:rPr>
                  <w:b/>
                  <w:lang w:val="en-US" w:eastAsia="de-DE"/>
                </w:rPr>
                <w:t>Repetition count</w:t>
              </w:r>
            </w:ins>
          </w:p>
        </w:tc>
        <w:tc>
          <w:tcPr>
            <w:tcW w:w="7762" w:type="dxa"/>
          </w:tcPr>
          <w:p w:rsidR="00D328DF" w:rsidRDefault="00D328DF">
            <w:pPr>
              <w:rPr>
                <w:ins w:id="1109" w:author="rolf" w:date="2017-06-05T17:26:00Z"/>
                <w:lang w:val="en-US" w:eastAsia="de-DE"/>
              </w:rPr>
            </w:pPr>
            <w:ins w:id="1110" w:author="rolf" w:date="2017-06-05T17:26:00Z">
              <w:r>
                <w:rPr>
                  <w:lang w:val="en-US" w:eastAsia="de-DE"/>
                </w:rPr>
                <w:t>Number of videos to be taken in succession at each tile location. T</w:t>
              </w:r>
            </w:ins>
            <w:ins w:id="1111" w:author="rolf" w:date="2017-06-05T17:27:00Z">
              <w:r>
                <w:rPr>
                  <w:lang w:val="en-US" w:eastAsia="de-DE"/>
                </w:rPr>
                <w:t>his parameter can be used, for example, to take three videos</w:t>
              </w:r>
            </w:ins>
            <w:ins w:id="1112" w:author="rolf" w:date="2017-06-05T17:28:00Z">
              <w:r>
                <w:rPr>
                  <w:lang w:val="en-US" w:eastAsia="de-DE"/>
                </w:rPr>
                <w:t xml:space="preserve"> of the same area</w:t>
              </w:r>
            </w:ins>
            <w:ins w:id="1113" w:author="rolf" w:date="2017-06-05T17:27:00Z">
              <w:r>
                <w:rPr>
                  <w:lang w:val="en-US" w:eastAsia="de-DE"/>
                </w:rPr>
                <w:t xml:space="preserve"> through RGB filters.</w:t>
              </w:r>
            </w:ins>
            <w:ins w:id="1114"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1115"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1116" w:author="rolf" w:date="2017-06-05T17:28:00Z">
              <w:r>
                <w:rPr>
                  <w:lang w:val="en-US" w:eastAsia="de-DE"/>
                </w:rPr>
                <w:t>.</w:t>
              </w:r>
            </w:ins>
            <w:ins w:id="1117" w:author="rolf" w:date="2017-06-05T17:30:00Z">
              <w:r>
                <w:rPr>
                  <w:lang w:val="en-US" w:eastAsia="de-DE"/>
                </w:rPr>
                <w:t xml:space="preserve"> This is left to the user.</w:t>
              </w:r>
            </w:ins>
          </w:p>
        </w:tc>
      </w:tr>
      <w:tr w:rsidR="00E50E07" w:rsidRPr="00DD1CE5"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DD1CE5" w:rsidTr="002D5145">
        <w:tc>
          <w:tcPr>
            <w:tcW w:w="1526" w:type="dxa"/>
          </w:tcPr>
          <w:p w:rsidR="00EE6621" w:rsidRPr="002B5809" w:rsidRDefault="00EE6621" w:rsidP="003009E1">
            <w:pPr>
              <w:rPr>
                <w:b/>
                <w:lang w:val="en-US" w:eastAsia="de-DE"/>
              </w:rPr>
            </w:pPr>
            <w:r w:rsidRPr="002B5809">
              <w:rPr>
                <w:b/>
                <w:lang w:val="en-US" w:eastAsia="de-DE"/>
              </w:rPr>
              <w:t>Tile overlap pixels:</w:t>
            </w:r>
          </w:p>
        </w:tc>
        <w:tc>
          <w:tcPr>
            <w:tcW w:w="7762"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DD1CE5"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1118"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1119" w:author="rolf" w:date="2017-06-05T20:52:00Z">
              <w:r w:rsidR="005766C8" w:rsidRPr="002B5809" w:rsidDel="00E36242">
                <w:rPr>
                  <w:lang w:val="en-US" w:eastAsia="de-DE"/>
                </w:rPr>
                <w:delText>„</w:delText>
              </w:r>
            </w:del>
            <w:ins w:id="1120"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64BCC">
              <w:rPr>
                <w:lang w:val="en-US"/>
              </w:rPr>
              <w:t>Appendix C: Determination of the Focal Length of the System</w:t>
            </w:r>
            <w:r w:rsidR="00D34344">
              <w:rPr>
                <w:lang w:val="en-US" w:eastAsia="de-DE"/>
              </w:rPr>
              <w:fldChar w:fldCharType="end"/>
            </w:r>
            <w:del w:id="1121" w:author="rolf" w:date="2017-06-05T20:52:00Z">
              <w:r w:rsidR="005766C8" w:rsidRPr="002B5809" w:rsidDel="00E36242">
                <w:rPr>
                  <w:lang w:val="en-US" w:eastAsia="de-DE"/>
                </w:rPr>
                <w:delText xml:space="preserve">“ </w:delText>
              </w:r>
            </w:del>
            <w:ins w:id="1122"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1123" w:author="rolf" w:date="2017-06-05T17:58:00Z">
              <w:r>
                <w:rPr>
                  <w:lang w:val="en-US" w:eastAsia="de-DE"/>
                </w:rPr>
                <w:t xml:space="preserve">Please note that the precision of the focal length entered is critical if auto-alignment is used. </w:t>
              </w:r>
            </w:ins>
            <w:ins w:id="1124" w:author="rolf" w:date="2017-06-05T17:59:00Z">
              <w:r>
                <w:rPr>
                  <w:lang w:val="en-US" w:eastAsia="de-DE"/>
                </w:rPr>
                <w:t xml:space="preserve">If the error is too large, auto-alignment initialization will fail. </w:t>
              </w:r>
            </w:ins>
            <w:ins w:id="1125" w:author="rolf" w:date="2017-06-05T18:03:00Z">
              <w:r w:rsidR="003879FD">
                <w:rPr>
                  <w:lang w:val="en-US" w:eastAsia="de-DE"/>
                </w:rPr>
                <w:t>Additionally</w:t>
              </w:r>
            </w:ins>
            <w:ins w:id="1126" w:author="rolf" w:date="2017-06-05T18:02:00Z">
              <w:r>
                <w:rPr>
                  <w:lang w:val="en-US" w:eastAsia="de-DE"/>
                </w:rPr>
                <w:t xml:space="preserve">, the translation of measured image shifts into equatorial coordinate corrections </w:t>
              </w:r>
            </w:ins>
            <w:ins w:id="1127" w:author="rolf" w:date="2017-06-05T18:03:00Z">
              <w:r w:rsidR="003879FD">
                <w:rPr>
                  <w:lang w:val="en-US" w:eastAsia="de-DE"/>
                </w:rPr>
                <w:t>will be</w:t>
              </w:r>
            </w:ins>
            <w:ins w:id="1128"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DD1CE5" w:rsidTr="003009E1">
        <w:tc>
          <w:tcPr>
            <w:tcW w:w="2660" w:type="dxa"/>
          </w:tcPr>
          <w:p w:rsidR="000262B4" w:rsidRPr="002B5809" w:rsidRDefault="000262B4" w:rsidP="003B22AF">
            <w:pPr>
              <w:rPr>
                <w:b/>
                <w:lang w:val="en-US" w:eastAsia="de-DE"/>
              </w:rPr>
            </w:pPr>
            <w:del w:id="1129" w:author="rolf" w:date="2017-06-05T21:01:00Z">
              <w:r w:rsidRPr="002B5809" w:rsidDel="004F0CED">
                <w:rPr>
                  <w:b/>
                  <w:lang w:val="en-US" w:eastAsia="de-DE"/>
                </w:rPr>
                <w:delText>Write s</w:delText>
              </w:r>
            </w:del>
            <w:ins w:id="1130" w:author="rolf" w:date="2017-06-05T21:01:00Z">
              <w:r w:rsidR="004F0CED">
                <w:rPr>
                  <w:b/>
                  <w:lang w:val="en-US" w:eastAsia="de-DE"/>
                </w:rPr>
                <w:t>S</w:t>
              </w:r>
            </w:ins>
            <w:r w:rsidRPr="002B5809">
              <w:rPr>
                <w:b/>
                <w:lang w:val="en-US" w:eastAsia="de-DE"/>
              </w:rPr>
              <w:t>ession protocol</w:t>
            </w:r>
            <w:ins w:id="1131"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1132" w:author="rolf" w:date="2017-06-05T21:02:00Z">
              <w:r>
                <w:rPr>
                  <w:lang w:val="en-US" w:eastAsia="de-DE"/>
                </w:rPr>
                <w:t xml:space="preserve">Selects the level of detail for session logging. </w:t>
              </w:r>
            </w:ins>
            <w:del w:id="1133" w:author="rolf" w:date="2017-06-05T21:02:00Z">
              <w:r w:rsidR="00D34344" w:rsidDel="004F0CED">
                <w:rPr>
                  <w:lang w:val="en-US" w:eastAsia="de-DE"/>
                </w:rPr>
                <w:delText>“True”</w:delText>
              </w:r>
            </w:del>
            <w:ins w:id="1134" w:author="rolf" w:date="2017-06-05T21:02:00Z">
              <w:r>
                <w:rPr>
                  <w:lang w:val="en-US" w:eastAsia="de-DE"/>
                </w:rPr>
                <w:t xml:space="preserve">If set to </w:t>
              </w:r>
            </w:ins>
            <w:ins w:id="1135" w:author="rolf" w:date="2017-06-05T21:03:00Z">
              <w:r>
                <w:rPr>
                  <w:lang w:val="en-US" w:eastAsia="de-DE"/>
                </w:rPr>
                <w:t xml:space="preserve">0, no log info is printed. If set to 1, 2 or 3, the observing session is documented with increasing level of detail. </w:t>
              </w:r>
            </w:ins>
            <w:ins w:id="1136" w:author="rolf" w:date="2017-06-05T21:06:00Z">
              <w:r>
                <w:rPr>
                  <w:lang w:val="en-US" w:eastAsia="de-DE"/>
                </w:rPr>
                <w:t>W</w:t>
              </w:r>
            </w:ins>
            <w:ins w:id="1137" w:author="rolf" w:date="2017-06-05T21:04:00Z">
              <w:r>
                <w:rPr>
                  <w:lang w:val="en-US" w:eastAsia="de-DE"/>
                </w:rPr>
                <w:t xml:space="preserve">all clock time is </w:t>
              </w:r>
            </w:ins>
            <w:ins w:id="1138" w:author="rolf" w:date="2017-06-05T21:06:00Z">
              <w:r>
                <w:rPr>
                  <w:lang w:val="en-US" w:eastAsia="de-DE"/>
                </w:rPr>
                <w:t>printed along with every log record.</w:t>
              </w:r>
            </w:ins>
            <w:ins w:id="1139" w:author="rolf" w:date="2017-06-05T21:04:00Z">
              <w:r>
                <w:rPr>
                  <w:lang w:val="en-US" w:eastAsia="de-DE"/>
                </w:rPr>
                <w:t xml:space="preserve"> </w:t>
              </w:r>
            </w:ins>
            <w:del w:id="1140"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DD1CE5"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1141" w:author="rolf" w:date="2017-06-05T20:07:00Z">
              <w:r w:rsidR="002F0E10">
                <w:rPr>
                  <w:lang w:val="en-US" w:eastAsia="de-DE"/>
                </w:rPr>
                <w:t>”</w:t>
              </w:r>
            </w:ins>
            <w:del w:id="1142"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DD1CE5" w:rsidTr="003009E1">
        <w:trPr>
          <w:ins w:id="1143" w:author="rolf" w:date="2017-07-23T17:28:00Z"/>
        </w:trPr>
        <w:tc>
          <w:tcPr>
            <w:tcW w:w="2660" w:type="dxa"/>
          </w:tcPr>
          <w:p w:rsidR="00470085" w:rsidRPr="002B5809" w:rsidRDefault="00470085" w:rsidP="003B22AF">
            <w:pPr>
              <w:rPr>
                <w:ins w:id="1144" w:author="rolf" w:date="2017-07-23T17:28:00Z"/>
                <w:b/>
                <w:lang w:val="en-US" w:eastAsia="de-DE"/>
              </w:rPr>
            </w:pPr>
            <w:ins w:id="1145" w:author="rolf" w:date="2017-07-23T17:28:00Z">
              <w:r>
                <w:rPr>
                  <w:b/>
                  <w:lang w:val="en-US" w:eastAsia="de-DE"/>
                </w:rPr>
                <w:t>Focus on a star:</w:t>
              </w:r>
            </w:ins>
          </w:p>
        </w:tc>
        <w:tc>
          <w:tcPr>
            <w:tcW w:w="6552" w:type="dxa"/>
          </w:tcPr>
          <w:p w:rsidR="00470085" w:rsidRDefault="00470085" w:rsidP="003009E1">
            <w:pPr>
              <w:rPr>
                <w:ins w:id="1146" w:author="rolf" w:date="2017-07-23T17:28:00Z"/>
                <w:lang w:val="en-US" w:eastAsia="de-DE"/>
              </w:rPr>
            </w:pPr>
            <w:ins w:id="1147" w:author="rolf" w:date="2017-07-23T17:29:00Z">
              <w:r>
                <w:rPr>
                  <w:lang w:val="en-US" w:eastAsia="de-DE"/>
                </w:rPr>
                <w:t>“True” if the user prefers focusing the telescope on a nearby star,</w:t>
              </w:r>
            </w:ins>
            <w:ins w:id="1148" w:author="rolf" w:date="2017-07-23T17:30:00Z">
              <w:r>
                <w:rPr>
                  <w:lang w:val="en-US" w:eastAsia="de-DE"/>
                </w:rPr>
                <w:t xml:space="preserve"> “False” otherwise.</w:t>
              </w:r>
            </w:ins>
          </w:p>
        </w:tc>
      </w:tr>
      <w:tr w:rsidR="003B22AF" w:rsidRPr="00DD1CE5"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DD1CE5"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DD1CE5"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879FD" w:rsidRDefault="003879FD">
      <w:pPr>
        <w:spacing w:after="0" w:line="240" w:lineRule="auto"/>
        <w:rPr>
          <w:ins w:id="1149"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DD1CE5"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904051">
            <w:pPr>
              <w:rPr>
                <w:lang w:val="en-US" w:eastAsia="de-DE"/>
              </w:rPr>
              <w:pPrChange w:id="1150" w:author="rolf" w:date="2017-12-26T17:36:00Z">
                <w:pPr/>
              </w:pPrChange>
            </w:pPr>
            <w:r>
              <w:rPr>
                <w:lang w:val="en-US" w:eastAsia="de-DE"/>
              </w:rPr>
              <w:t xml:space="preserve">This parameter causes the tile numbers to be printed </w:t>
            </w:r>
            <w:proofErr w:type="gramStart"/>
            <w:r>
              <w:rPr>
                <w:lang w:val="en-US" w:eastAsia="de-DE"/>
              </w:rPr>
              <w:t>centrally</w:t>
            </w:r>
            <w:proofErr w:type="gramEnd"/>
            <w:ins w:id="1151" w:author="rolf" w:date="2017-12-26T17:36:00Z">
              <w:r w:rsidR="00904051">
                <w:rPr>
                  <w:lang w:val="en-US" w:eastAsia="de-DE"/>
                </w:rPr>
                <w:br/>
              </w:r>
            </w:ins>
            <w:del w:id="1152" w:author="rolf" w:date="2017-12-26T17:36:00Z">
              <w:r w:rsidDel="00904051">
                <w:rPr>
                  <w:lang w:val="en-US" w:eastAsia="de-DE"/>
                </w:rPr>
                <w:delText xml:space="preserve"> </w:delText>
              </w:r>
            </w:del>
            <w:bookmarkStart w:id="1153" w:name="_GoBack"/>
            <w:bookmarkEnd w:id="1153"/>
            <w:r>
              <w:rPr>
                <w:lang w:val="en-US" w:eastAsia="de-DE"/>
              </w:rPr>
              <w:t xml:space="preserve">(value = </w:t>
            </w:r>
            <w:del w:id="1154" w:author="rolf" w:date="2017-12-26T17:36:00Z">
              <w:r w:rsidDel="00904051">
                <w:rPr>
                  <w:lang w:val="en-US" w:eastAsia="de-DE"/>
                </w:rPr>
                <w:delText>0</w:delText>
              </w:r>
            </w:del>
            <w:ins w:id="1155" w:author="rolf" w:date="2017-12-26T17:36:00Z">
              <w:r w:rsidR="00904051">
                <w:rPr>
                  <w:lang w:val="en-US" w:eastAsia="de-DE"/>
                </w:rPr>
                <w:t>0</w:t>
              </w:r>
            </w:ins>
            <w:r>
              <w:rPr>
                <w:lang w:val="en-US" w:eastAsia="de-DE"/>
              </w:rPr>
              <w:t>.)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DD1CE5"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1156" w:author="rolf" w:date="2017-06-05T20:46:00Z">
              <w:r w:rsidR="00CD72D8">
                <w:rPr>
                  <w:lang w:val="en-US" w:eastAsia="de-DE"/>
                </w:rPr>
                <w:t>E</w:t>
              </w:r>
            </w:ins>
            <w:del w:id="1157"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DD1CE5" w:rsidTr="003009E1">
        <w:tc>
          <w:tcPr>
            <w:tcW w:w="2660" w:type="dxa"/>
          </w:tcPr>
          <w:p w:rsidR="005E1A75" w:rsidRPr="002B5809" w:rsidRDefault="005E1A75" w:rsidP="003009E1">
            <w:pPr>
              <w:rPr>
                <w:b/>
                <w:lang w:val="en-US" w:eastAsia="de-DE"/>
              </w:rPr>
            </w:pPr>
            <w:r w:rsidRPr="002B5809">
              <w:rPr>
                <w:b/>
                <w:lang w:val="en-US" w:eastAsia="de-DE"/>
              </w:rPr>
              <w:t xml:space="preserve">Telescope position </w:t>
            </w:r>
            <w:r w:rsidRPr="002B5809">
              <w:rPr>
                <w:b/>
                <w:lang w:val="en-US" w:eastAsia="de-DE"/>
              </w:rPr>
              <w:lastRenderedPageBreak/>
              <w:t>lookup precision:</w:t>
            </w:r>
          </w:p>
        </w:tc>
        <w:tc>
          <w:tcPr>
            <w:tcW w:w="6552" w:type="dxa"/>
          </w:tcPr>
          <w:p w:rsidR="005E1A75" w:rsidRPr="002B5809" w:rsidRDefault="00C12057" w:rsidP="003009E1">
            <w:pPr>
              <w:rPr>
                <w:lang w:val="en-US" w:eastAsia="de-DE"/>
              </w:rPr>
            </w:pPr>
            <w:r>
              <w:rPr>
                <w:lang w:val="en-US" w:eastAsia="de-DE"/>
              </w:rPr>
              <w:lastRenderedPageBreak/>
              <w:t xml:space="preserve">As explained for the “Wait interval” parameter, the mount position </w:t>
            </w:r>
            <w:r>
              <w:rPr>
                <w:lang w:val="en-US" w:eastAsia="de-DE"/>
              </w:rPr>
              <w:lastRenderedPageBreak/>
              <w:t>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1158" w:author="rolf" w:date="2017-06-05T17:31:00Z"/>
          <w:lang w:val="en-US"/>
        </w:rPr>
      </w:pPr>
    </w:p>
    <w:p w:rsidR="00D328DF" w:rsidRPr="002B5809" w:rsidRDefault="00D328DF" w:rsidP="00D328DF">
      <w:pPr>
        <w:pStyle w:val="berschrift4"/>
        <w:spacing w:after="240"/>
        <w:rPr>
          <w:ins w:id="1159" w:author="rolf" w:date="2017-06-05T17:31:00Z"/>
          <w:lang w:val="en-US"/>
        </w:rPr>
      </w:pPr>
      <w:ins w:id="1160"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61"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1162">
          <w:tblGrid>
            <w:gridCol w:w="2660"/>
            <w:gridCol w:w="6552"/>
          </w:tblGrid>
        </w:tblGridChange>
      </w:tblGrid>
      <w:tr w:rsidR="00D328DF" w:rsidRPr="00DD1CE5" w:rsidTr="00727EB9">
        <w:trPr>
          <w:ins w:id="1163" w:author="rolf" w:date="2017-06-05T17:32:00Z"/>
        </w:trPr>
        <w:tc>
          <w:tcPr>
            <w:tcW w:w="2802" w:type="dxa"/>
            <w:tcPrChange w:id="1164" w:author="rolf" w:date="2017-06-05T17:33:00Z">
              <w:tcPr>
                <w:tcW w:w="2660" w:type="dxa"/>
              </w:tcPr>
            </w:tcPrChange>
          </w:tcPr>
          <w:p w:rsidR="00D328DF" w:rsidRPr="002B5809" w:rsidRDefault="00D328DF" w:rsidP="00F16035">
            <w:pPr>
              <w:rPr>
                <w:ins w:id="1165" w:author="rolf" w:date="2017-06-05T17:32:00Z"/>
                <w:b/>
                <w:lang w:val="en-US" w:eastAsia="de-DE"/>
              </w:rPr>
            </w:pPr>
            <w:ins w:id="1166" w:author="rolf" w:date="2017-06-05T17:32:00Z">
              <w:r>
                <w:rPr>
                  <w:b/>
                  <w:lang w:val="en-US" w:eastAsia="de-DE"/>
                </w:rPr>
                <w:t>Minimum auto-alignment interval</w:t>
              </w:r>
              <w:r w:rsidRPr="002B5809">
                <w:rPr>
                  <w:b/>
                  <w:lang w:val="en-US" w:eastAsia="de-DE"/>
                </w:rPr>
                <w:t>:</w:t>
              </w:r>
            </w:ins>
          </w:p>
        </w:tc>
        <w:tc>
          <w:tcPr>
            <w:tcW w:w="6410" w:type="dxa"/>
            <w:tcPrChange w:id="1167" w:author="rolf" w:date="2017-06-05T17:33:00Z">
              <w:tcPr>
                <w:tcW w:w="6552" w:type="dxa"/>
              </w:tcPr>
            </w:tcPrChange>
          </w:tcPr>
          <w:p w:rsidR="00D328DF" w:rsidRPr="002B5809" w:rsidRDefault="00727EB9">
            <w:pPr>
              <w:rPr>
                <w:ins w:id="1168" w:author="rolf" w:date="2017-06-05T17:32:00Z"/>
                <w:lang w:val="en-US" w:eastAsia="de-DE"/>
              </w:rPr>
            </w:pPr>
            <w:ins w:id="1169" w:author="rolf" w:date="2017-06-05T17:33:00Z">
              <w:r>
                <w:rPr>
                  <w:lang w:val="en-US" w:eastAsia="de-DE"/>
                </w:rPr>
                <w:t>During auto-alignment, new alignment</w:t>
              </w:r>
            </w:ins>
            <w:ins w:id="1170" w:author="rolf" w:date="2017-06-05T17:36:00Z">
              <w:r>
                <w:rPr>
                  <w:lang w:val="en-US" w:eastAsia="de-DE"/>
                </w:rPr>
                <w:t>s are</w:t>
              </w:r>
            </w:ins>
            <w:ins w:id="1171" w:author="rolf" w:date="2017-06-05T17:33:00Z">
              <w:r>
                <w:rPr>
                  <w:lang w:val="en-US" w:eastAsia="de-DE"/>
                </w:rPr>
                <w:t xml:space="preserve"> inserted </w:t>
              </w:r>
            </w:ins>
            <w:ins w:id="1172" w:author="rolf" w:date="2017-06-05T17:36:00Z">
              <w:r>
                <w:rPr>
                  <w:lang w:val="en-US" w:eastAsia="de-DE"/>
                </w:rPr>
                <w:t>repeatedly</w:t>
              </w:r>
            </w:ins>
            <w:ins w:id="1173" w:author="rolf" w:date="2017-06-05T17:35:00Z">
              <w:r>
                <w:rPr>
                  <w:lang w:val="en-US" w:eastAsia="de-DE"/>
                </w:rPr>
                <w:t xml:space="preserve">. The </w:t>
              </w:r>
            </w:ins>
            <w:ins w:id="1174" w:author="rolf" w:date="2017-06-05T17:36:00Z">
              <w:r>
                <w:rPr>
                  <w:lang w:val="en-US" w:eastAsia="de-DE"/>
                </w:rPr>
                <w:t>time between alignments</w:t>
              </w:r>
            </w:ins>
            <w:ins w:id="1175" w:author="rolf" w:date="2017-06-05T17:35:00Z">
              <w:r>
                <w:rPr>
                  <w:lang w:val="en-US" w:eastAsia="de-DE"/>
                </w:rPr>
                <w:t xml:space="preserve"> is adapted dynamically</w:t>
              </w:r>
            </w:ins>
            <w:ins w:id="1176" w:author="rolf" w:date="2017-06-05T17:32:00Z">
              <w:r w:rsidR="00D328DF">
                <w:rPr>
                  <w:lang w:val="en-US" w:eastAsia="de-DE"/>
                </w:rPr>
                <w:t>.</w:t>
              </w:r>
            </w:ins>
            <w:ins w:id="1177" w:author="rolf" w:date="2017-06-05T17:35:00Z">
              <w:r>
                <w:rPr>
                  <w:lang w:val="en-US" w:eastAsia="de-DE"/>
                </w:rPr>
                <w:t xml:space="preserve"> It will not </w:t>
              </w:r>
            </w:ins>
            <w:ins w:id="1178" w:author="rolf" w:date="2017-06-05T17:37:00Z">
              <w:r>
                <w:rPr>
                  <w:lang w:val="en-US" w:eastAsia="de-DE"/>
                </w:rPr>
                <w:t>drop below the value</w:t>
              </w:r>
            </w:ins>
            <w:ins w:id="1179" w:author="rolf" w:date="2017-06-05T17:35:00Z">
              <w:r>
                <w:rPr>
                  <w:lang w:val="en-US" w:eastAsia="de-DE"/>
                </w:rPr>
                <w:t xml:space="preserve"> given by this parameter.</w:t>
              </w:r>
            </w:ins>
          </w:p>
        </w:tc>
      </w:tr>
      <w:tr w:rsidR="00D328DF" w:rsidRPr="00DD1CE5" w:rsidTr="00727EB9">
        <w:trPr>
          <w:ins w:id="1180" w:author="rolf" w:date="2017-06-05T17:32:00Z"/>
        </w:trPr>
        <w:tc>
          <w:tcPr>
            <w:tcW w:w="2802" w:type="dxa"/>
            <w:tcPrChange w:id="1181" w:author="rolf" w:date="2017-06-05T17:33:00Z">
              <w:tcPr>
                <w:tcW w:w="2660" w:type="dxa"/>
              </w:tcPr>
            </w:tcPrChange>
          </w:tcPr>
          <w:p w:rsidR="00D328DF" w:rsidRPr="002B5809" w:rsidRDefault="00D328DF" w:rsidP="00F16035">
            <w:pPr>
              <w:rPr>
                <w:ins w:id="1182" w:author="rolf" w:date="2017-06-05T17:32:00Z"/>
                <w:b/>
                <w:lang w:val="en-US" w:eastAsia="de-DE"/>
              </w:rPr>
            </w:pPr>
            <w:ins w:id="1183" w:author="rolf" w:date="2017-06-05T17:32:00Z">
              <w:r>
                <w:rPr>
                  <w:b/>
                  <w:lang w:val="en-US" w:eastAsia="de-DE"/>
                </w:rPr>
                <w:t>Maximum auto-alignment interval</w:t>
              </w:r>
              <w:r w:rsidRPr="002B5809">
                <w:rPr>
                  <w:b/>
                  <w:lang w:val="en-US" w:eastAsia="de-DE"/>
                </w:rPr>
                <w:t>:</w:t>
              </w:r>
            </w:ins>
          </w:p>
        </w:tc>
        <w:tc>
          <w:tcPr>
            <w:tcW w:w="6410" w:type="dxa"/>
            <w:tcPrChange w:id="1184" w:author="rolf" w:date="2017-06-05T17:33:00Z">
              <w:tcPr>
                <w:tcW w:w="6552" w:type="dxa"/>
              </w:tcPr>
            </w:tcPrChange>
          </w:tcPr>
          <w:p w:rsidR="00D328DF" w:rsidRPr="002B5809" w:rsidRDefault="00727EB9" w:rsidP="00F16035">
            <w:pPr>
              <w:rPr>
                <w:ins w:id="1185" w:author="rolf" w:date="2017-06-05T17:32:00Z"/>
                <w:lang w:val="en-US" w:eastAsia="de-DE"/>
              </w:rPr>
            </w:pPr>
            <w:ins w:id="1186" w:author="rolf" w:date="2017-06-05T17:37:00Z">
              <w:r>
                <w:rPr>
                  <w:lang w:val="en-US" w:eastAsia="de-DE"/>
                </w:rPr>
                <w:t>The time between auto-alignments will not exceed the value given by this parameter (see above).</w:t>
              </w:r>
            </w:ins>
          </w:p>
        </w:tc>
      </w:tr>
      <w:tr w:rsidR="00D328DF" w:rsidRPr="00DD1CE5" w:rsidTr="00727EB9">
        <w:trPr>
          <w:ins w:id="1187" w:author="rolf" w:date="2017-06-05T17:32:00Z"/>
        </w:trPr>
        <w:tc>
          <w:tcPr>
            <w:tcW w:w="2802" w:type="dxa"/>
            <w:tcPrChange w:id="1188" w:author="rolf" w:date="2017-06-05T17:33:00Z">
              <w:tcPr>
                <w:tcW w:w="2660" w:type="dxa"/>
              </w:tcPr>
            </w:tcPrChange>
          </w:tcPr>
          <w:p w:rsidR="00D328DF" w:rsidRPr="002B5809" w:rsidRDefault="00727EB9" w:rsidP="00F16035">
            <w:pPr>
              <w:rPr>
                <w:ins w:id="1189" w:author="rolf" w:date="2017-06-05T17:32:00Z"/>
                <w:b/>
                <w:lang w:val="en-US" w:eastAsia="de-DE"/>
              </w:rPr>
            </w:pPr>
            <w:ins w:id="1190" w:author="rolf" w:date="2017-06-05T17:33:00Z">
              <w:r>
                <w:rPr>
                  <w:b/>
                  <w:lang w:val="en-US" w:eastAsia="de-DE"/>
                </w:rPr>
                <w:t>Maximum alignment error</w:t>
              </w:r>
            </w:ins>
            <w:ins w:id="1191" w:author="rolf" w:date="2017-06-05T17:32:00Z">
              <w:r w:rsidR="00D328DF" w:rsidRPr="002B5809">
                <w:rPr>
                  <w:b/>
                  <w:lang w:val="en-US" w:eastAsia="de-DE"/>
                </w:rPr>
                <w:t>:</w:t>
              </w:r>
            </w:ins>
          </w:p>
        </w:tc>
        <w:tc>
          <w:tcPr>
            <w:tcW w:w="6410" w:type="dxa"/>
            <w:tcPrChange w:id="1192" w:author="rolf" w:date="2017-06-05T17:33:00Z">
              <w:tcPr>
                <w:tcW w:w="6552" w:type="dxa"/>
              </w:tcPr>
            </w:tcPrChange>
          </w:tcPr>
          <w:p w:rsidR="00D328DF" w:rsidRPr="002B5809" w:rsidRDefault="00727EB9">
            <w:pPr>
              <w:rPr>
                <w:ins w:id="1193" w:author="rolf" w:date="2017-06-05T17:32:00Z"/>
                <w:lang w:val="en-US" w:eastAsia="de-DE"/>
              </w:rPr>
            </w:pPr>
            <w:ins w:id="1194" w:author="rolf" w:date="2017-06-05T17:38:00Z">
              <w:r>
                <w:rPr>
                  <w:lang w:val="en-US" w:eastAsia="de-DE"/>
                </w:rPr>
                <w:t>Criterion if an image shift detected during an auto-alignment is accep</w:t>
              </w:r>
            </w:ins>
            <w:ins w:id="1195" w:author="Hempel, Rolf" w:date="2017-06-06T09:54:00Z">
              <w:r w:rsidR="007E0BAF">
                <w:rPr>
                  <w:lang w:val="en-US" w:eastAsia="de-DE"/>
                </w:rPr>
                <w:t>ted</w:t>
              </w:r>
            </w:ins>
            <w:ins w:id="1196" w:author="rolf" w:date="2017-06-05T17:38:00Z">
              <w:del w:id="1197" w:author="Hempel, Rolf" w:date="2017-06-06T09:54:00Z">
                <w:r w:rsidDel="007E0BAF">
                  <w:rPr>
                    <w:lang w:val="en-US" w:eastAsia="de-DE"/>
                  </w:rPr>
                  <w:delText>table</w:delText>
                </w:r>
              </w:del>
              <w:r>
                <w:rPr>
                  <w:lang w:val="en-US" w:eastAsia="de-DE"/>
                </w:rPr>
                <w:t xml:space="preserve"> or not</w:t>
              </w:r>
            </w:ins>
            <w:ins w:id="1198" w:author="rolf" w:date="2017-06-05T17:32:00Z">
              <w:r w:rsidR="00D328DF">
                <w:rPr>
                  <w:lang w:val="en-US" w:eastAsia="de-DE"/>
                </w:rPr>
                <w:t>.</w:t>
              </w:r>
            </w:ins>
            <w:ins w:id="1199" w:author="rolf" w:date="2017-06-05T17:39:00Z">
              <w:r>
                <w:rPr>
                  <w:lang w:val="en-US" w:eastAsia="de-DE"/>
                </w:rPr>
                <w:t xml:space="preserve"> It is expressed as the fraction of the overlap width between tiles. </w:t>
              </w:r>
            </w:ins>
            <w:ins w:id="1200" w:author="rolf" w:date="2017-06-05T17:40:00Z">
              <w:r>
                <w:rPr>
                  <w:lang w:val="en-US" w:eastAsia="de-DE"/>
                </w:rPr>
                <w:t xml:space="preserve">The rationale behind this is that the panorama creation will fail if the overlap between adjacent tiles is too small. </w:t>
              </w:r>
            </w:ins>
            <w:ins w:id="1201" w:author="Hempel, Rolf" w:date="2017-06-06T09:56:00Z">
              <w:r w:rsidR="007E0BAF">
                <w:rPr>
                  <w:lang w:val="en-US" w:eastAsia="de-DE"/>
                </w:rPr>
                <w:t xml:space="preserve">This is likely to happen </w:t>
              </w:r>
            </w:ins>
            <w:ins w:id="1202" w:author="rolf" w:date="2017-06-05T17:41:00Z">
              <w:del w:id="1203" w:author="Hempel, Rolf" w:date="2017-06-06T09:56:00Z">
                <w:r w:rsidDel="007E0BAF">
                  <w:rPr>
                    <w:lang w:val="en-US" w:eastAsia="de-DE"/>
                  </w:rPr>
                  <w:delText>I</w:delText>
                </w:r>
              </w:del>
            </w:ins>
            <w:ins w:id="1204" w:author="Hempel, Rolf" w:date="2017-06-06T09:56:00Z">
              <w:r w:rsidR="007E0BAF">
                <w:rPr>
                  <w:lang w:val="en-US" w:eastAsia="de-DE"/>
                </w:rPr>
                <w:t>i</w:t>
              </w:r>
            </w:ins>
            <w:ins w:id="1205" w:author="rolf" w:date="2017-06-05T17:41:00Z">
              <w:r>
                <w:rPr>
                  <w:lang w:val="en-US" w:eastAsia="de-DE"/>
                </w:rPr>
                <w:t>f the detected pointing error is above a certain threshold</w:t>
              </w:r>
              <w:del w:id="1206" w:author="Hempel, Rolf" w:date="2017-06-06T09:56:00Z">
                <w:r w:rsidDel="007E0BAF">
                  <w:rPr>
                    <w:lang w:val="en-US" w:eastAsia="de-DE"/>
                  </w:rPr>
                  <w:delText xml:space="preserve">, </w:delText>
                </w:r>
              </w:del>
            </w:ins>
            <w:ins w:id="1207" w:author="rolf" w:date="2017-06-05T17:43:00Z">
              <w:del w:id="1208" w:author="Hempel, Rolf" w:date="2017-06-06T09:56:00Z">
                <w:r w:rsidR="00AD3354" w:rsidDel="007E0BAF">
                  <w:rPr>
                    <w:lang w:val="en-US" w:eastAsia="de-DE"/>
                  </w:rPr>
                  <w:delText xml:space="preserve">this is likely to </w:delText>
                </w:r>
              </w:del>
              <w:del w:id="1209" w:author="Hempel, Rolf" w:date="2017-06-06T09:55:00Z">
                <w:r w:rsidR="00AD3354" w:rsidDel="007E0BAF">
                  <w:rPr>
                    <w:lang w:val="en-US" w:eastAsia="de-DE"/>
                  </w:rPr>
                  <w:delText>be the case</w:delText>
                </w:r>
              </w:del>
              <w:r w:rsidR="00AD3354">
                <w:rPr>
                  <w:lang w:val="en-US" w:eastAsia="de-DE"/>
                </w:rPr>
                <w:t xml:space="preserve">. </w:t>
              </w:r>
            </w:ins>
            <w:ins w:id="1210" w:author="rolf" w:date="2017-06-05T17:44:00Z">
              <w:r w:rsidR="00AD3354">
                <w:rPr>
                  <w:lang w:val="en-US" w:eastAsia="de-DE"/>
                </w:rPr>
                <w:t xml:space="preserve">If auto-alignment detects that the current </w:t>
              </w:r>
            </w:ins>
            <w:ins w:id="1211" w:author="Hempel, Rolf" w:date="2017-06-06T09:56:00Z">
              <w:r w:rsidR="00073B4F">
                <w:rPr>
                  <w:lang w:val="en-US" w:eastAsia="de-DE"/>
                </w:rPr>
                <w:t xml:space="preserve">alignment </w:t>
              </w:r>
            </w:ins>
            <w:ins w:id="1212"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1213" w:name="_Toc502072401"/>
      <w:r>
        <w:rPr>
          <w:lang w:val="en-US"/>
        </w:rPr>
        <w:lastRenderedPageBreak/>
        <w:t>Appendix</w:t>
      </w:r>
      <w:r w:rsidR="002B633A" w:rsidRPr="002B5809">
        <w:rPr>
          <w:lang w:val="en-US"/>
        </w:rPr>
        <w:t xml:space="preserve"> B: </w:t>
      </w:r>
      <w:r>
        <w:rPr>
          <w:lang w:val="en-US"/>
        </w:rPr>
        <w:t>Algorithms Used by the Program</w:t>
      </w:r>
      <w:bookmarkEnd w:id="1213"/>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DD1CE5"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DD1CE5" w:rsidTr="003009E1">
        <w:tc>
          <w:tcPr>
            <w:tcW w:w="959" w:type="dxa"/>
          </w:tcPr>
          <w:p w:rsidR="00134F49" w:rsidRPr="002B5809" w:rsidRDefault="00DD1CE5"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DD1CE5"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DD1CE5" w:rsidTr="003009E1">
        <w:tc>
          <w:tcPr>
            <w:tcW w:w="959" w:type="dxa"/>
          </w:tcPr>
          <w:p w:rsidR="00134F49" w:rsidRPr="002B5809" w:rsidRDefault="00DD1CE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DD1CE5" w:rsidTr="003009E1">
        <w:tc>
          <w:tcPr>
            <w:tcW w:w="959" w:type="dxa"/>
          </w:tcPr>
          <w:p w:rsidR="00134F49" w:rsidRPr="002B5809" w:rsidRDefault="00DD1CE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3">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4">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DD1CE5"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DD1CE5"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DD1CE5"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DD1CE5"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DD1CE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DD1CE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DD1CE5"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DD1CE5" w:rsidTr="001E5315">
        <w:tc>
          <w:tcPr>
            <w:tcW w:w="959" w:type="dxa"/>
          </w:tcPr>
          <w:p w:rsidR="00F53D85" w:rsidRPr="002B5809" w:rsidRDefault="00DD1CE5"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DD1CE5" w:rsidTr="001E5315">
        <w:tc>
          <w:tcPr>
            <w:tcW w:w="959" w:type="dxa"/>
          </w:tcPr>
          <w:p w:rsidR="00F53D85" w:rsidRPr="002B5809" w:rsidRDefault="00DD1CE5"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DD1CE5" w:rsidTr="001E5315">
        <w:tc>
          <w:tcPr>
            <w:tcW w:w="959" w:type="dxa"/>
          </w:tcPr>
          <w:p w:rsidR="00F53D85" w:rsidRPr="002B5809" w:rsidRDefault="00DD1CE5"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DD1CE5" w:rsidTr="001E5315">
        <w:tc>
          <w:tcPr>
            <w:tcW w:w="959" w:type="dxa"/>
          </w:tcPr>
          <w:p w:rsidR="00F53D85" w:rsidRPr="002B5809" w:rsidRDefault="00DD1CE5"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1214"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w:t>
      </w:r>
      <w:proofErr w:type="spellStart"/>
      <w:r w:rsidR="00552BF7">
        <w:rPr>
          <w:lang w:val="en-US"/>
        </w:rPr>
        <w:t>ntation</w:t>
      </w:r>
      <w:proofErr w:type="spellEnd"/>
      <w:r w:rsidR="00552BF7">
        <w:rPr>
          <w:lang w:val="en-US"/>
        </w:rPr>
        <w:t xml:space="preserve">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DD1CE5"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DD1CE5" w:rsidTr="008846EE">
        <w:tc>
          <w:tcPr>
            <w:tcW w:w="959" w:type="dxa"/>
          </w:tcPr>
          <w:p w:rsidR="008846EE" w:rsidRPr="002B5809" w:rsidRDefault="00DD1CE5"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DD1CE5" w:rsidTr="008846EE">
        <w:tc>
          <w:tcPr>
            <w:tcW w:w="959" w:type="dxa"/>
          </w:tcPr>
          <w:p w:rsidR="008846EE" w:rsidRPr="002B5809" w:rsidRDefault="00DD1CE5"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dec</w:t>
      </w:r>
      <w:proofErr w:type="spellStart"/>
      <w:r>
        <w:rPr>
          <w:lang w:val="en-US"/>
        </w:rPr>
        <w:t>lination</w:t>
      </w:r>
      <w:proofErr w:type="spellEnd"/>
      <w:r>
        <w:rPr>
          <w:lang w:val="en-US"/>
        </w:rPr>
        <w:t xml:space="preserve">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DD1CE5"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DD1CE5"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DD1CE5"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DD1CE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DD1CE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DD1CE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DD1CE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DD1CE5"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DD1CE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DD1CE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DD1CE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DD1CE5"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DD1CE5"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DD1CE5" w:rsidTr="005412C2">
        <w:tc>
          <w:tcPr>
            <w:tcW w:w="959" w:type="dxa"/>
          </w:tcPr>
          <w:p w:rsidR="00EC15D0" w:rsidRPr="00EC15D0" w:rsidRDefault="00DD1CE5"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DD1CE5"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DD1CE5"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DD1CE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DD1CE5"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DD1CE5"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DD1CE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DD1CE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DD1CE5" w:rsidTr="00DC2066">
        <w:tc>
          <w:tcPr>
            <w:tcW w:w="959" w:type="dxa"/>
          </w:tcPr>
          <w:p w:rsidR="00733DFB" w:rsidRPr="002B5809" w:rsidRDefault="00DD1CE5"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DD1CE5" w:rsidTr="00DC2066">
        <w:tc>
          <w:tcPr>
            <w:tcW w:w="959" w:type="dxa"/>
          </w:tcPr>
          <w:p w:rsidR="00B82B87" w:rsidRDefault="00DD1CE5"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DD1CE5"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1215" w:name="_Ref436211836"/>
      <w:bookmarkStart w:id="1216" w:name="_Toc502072402"/>
      <w:r>
        <w:rPr>
          <w:lang w:val="en-US"/>
        </w:rPr>
        <w:lastRenderedPageBreak/>
        <w:t>Appendix C: Determination of the Focal Length of the System</w:t>
      </w:r>
      <w:bookmarkEnd w:id="1215"/>
      <w:bookmarkEnd w:id="1216"/>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DD1CE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w:t>
      </w:r>
      <w:proofErr w:type="spellStart"/>
      <w:r>
        <w:rPr>
          <w:lang w:val="en-US"/>
        </w:rPr>
        <w:t>x</w:t>
      </w:r>
      <w:proofErr w:type="gramStart"/>
      <w:r>
        <w:rPr>
          <w:lang w:val="en-US"/>
        </w:rPr>
        <w:t>,y</w:t>
      </w:r>
      <w:proofErr w:type="spellEnd"/>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7"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8">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217" w:author="rolf" w:date="2017-12-26T17:37:00Z">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ins>
      <w:ins w:id="1218" w:author="Hempel, Rolf" w:date="2017-10-17T16:05:00Z">
        <w:del w:id="1219"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220"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Pr>
          <w:lang w:val="en-US"/>
        </w:rPr>
        <w:fldChar w:fldCharType="end"/>
      </w:r>
      <w:r>
        <w:rPr>
          <w:lang w:val="en-US"/>
        </w:rPr>
        <w:t>)</w:t>
      </w:r>
    </w:p>
    <w:p w:rsidR="00CB128A" w:rsidRPr="002B5809" w:rsidRDefault="00DD1CE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221" w:author="rolf" w:date="2017-06-05T20:53:00Z">
        <w:r w:rsidR="00CB128A" w:rsidRPr="002B5809" w:rsidDel="00E36242">
          <w:rPr>
            <w:lang w:val="en-US"/>
          </w:rPr>
          <w:delText>„</w:delText>
        </w:r>
      </w:del>
      <w:ins w:id="1222" w:author="rolf" w:date="2017-06-05T20:53:00Z">
        <w:r w:rsidR="00E36242">
          <w:rPr>
            <w:lang w:val="en-US"/>
          </w:rPr>
          <w:t>“</w:t>
        </w:r>
      </w:ins>
      <w:r w:rsidR="00CB128A" w:rsidRPr="002B5809">
        <w:rPr>
          <w:lang w:val="en-US"/>
        </w:rPr>
        <w:t>Pixel count horizontal</w:t>
      </w:r>
      <w:del w:id="1223" w:author="rolf" w:date="2017-06-05T20:53:00Z">
        <w:r w:rsidR="00CB128A" w:rsidRPr="002B5809" w:rsidDel="00E36242">
          <w:rPr>
            <w:lang w:val="en-US"/>
          </w:rPr>
          <w:delText xml:space="preserve">“ </w:delText>
        </w:r>
      </w:del>
      <w:ins w:id="1224"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DD1CE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225" w:author="rolf" w:date="2017-06-05T20:53:00Z">
        <w:r w:rsidR="00CB128A" w:rsidRPr="002B5809" w:rsidDel="00E36242">
          <w:rPr>
            <w:lang w:val="en-US"/>
          </w:rPr>
          <w:delText>„</w:delText>
        </w:r>
      </w:del>
      <w:ins w:id="1226" w:author="rolf" w:date="2017-06-05T20:53:00Z">
        <w:r w:rsidR="00E36242">
          <w:rPr>
            <w:lang w:val="en-US"/>
          </w:rPr>
          <w:t>“</w:t>
        </w:r>
      </w:ins>
      <w:r w:rsidR="00CB128A" w:rsidRPr="002B5809">
        <w:rPr>
          <w:lang w:val="en-US"/>
        </w:rPr>
        <w:t>Pixel size</w:t>
      </w:r>
      <w:del w:id="1227" w:author="rolf" w:date="2017-06-05T20:53:00Z">
        <w:r w:rsidR="00CB128A" w:rsidRPr="002B5809" w:rsidDel="00E36242">
          <w:rPr>
            <w:lang w:val="en-US"/>
          </w:rPr>
          <w:delText>“</w:delText>
        </w:r>
        <w:r w:rsidR="00293941" w:rsidDel="00E36242">
          <w:rPr>
            <w:lang w:val="en-US"/>
          </w:rPr>
          <w:delText xml:space="preserve"> </w:delText>
        </w:r>
      </w:del>
      <w:ins w:id="1228"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DD1CE5"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229" w:author="rolf" w:date="2017-06-05T20:54:00Z">
        <w:r w:rsidRPr="00973F49" w:rsidDel="00E36242">
          <w:rPr>
            <w:lang w:val="en-US"/>
          </w:rPr>
          <w:delText>„</w:delText>
        </w:r>
      </w:del>
      <w:ins w:id="1230"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231" w:author="rolf" w:date="2017-12-26T17:37:00Z">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ins>
      <w:ins w:id="1232" w:author="Hempel, Rolf" w:date="2017-10-17T16:05:00Z">
        <w:del w:id="1233"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234"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Pr="00973F49">
        <w:rPr>
          <w:lang w:val="en-US"/>
        </w:rPr>
        <w:fldChar w:fldCharType="end"/>
      </w:r>
      <w:del w:id="1235" w:author="rolf" w:date="2017-06-05T20:54:00Z">
        <w:r w:rsidRPr="00973F49" w:rsidDel="00E36242">
          <w:rPr>
            <w:lang w:val="en-US"/>
          </w:rPr>
          <w:delText xml:space="preserve">“, </w:delText>
        </w:r>
      </w:del>
      <w:ins w:id="1236"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DD1CE5"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DD1CE5"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029" w:rsidRDefault="006C5029" w:rsidP="00543598">
      <w:pPr>
        <w:spacing w:after="0" w:line="240" w:lineRule="auto"/>
      </w:pPr>
      <w:r>
        <w:separator/>
      </w:r>
    </w:p>
  </w:endnote>
  <w:endnote w:type="continuationSeparator" w:id="0">
    <w:p w:rsidR="006C5029" w:rsidRDefault="006C502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Content>
      <w:p w:rsidR="00DD1CE5" w:rsidRDefault="00DD1CE5" w:rsidP="00543598">
        <w:pPr>
          <w:pStyle w:val="Fuzeile"/>
          <w:jc w:val="center"/>
        </w:pPr>
        <w:r>
          <w:fldChar w:fldCharType="begin"/>
        </w:r>
        <w:r>
          <w:instrText>PAGE   \* MERGEFORMAT</w:instrText>
        </w:r>
        <w:r>
          <w:fldChar w:fldCharType="separate"/>
        </w:r>
        <w:r w:rsidR="00B64BCC">
          <w:rPr>
            <w:noProof/>
          </w:rPr>
          <w:t>34</w:t>
        </w:r>
        <w:r>
          <w:fldChar w:fldCharType="end"/>
        </w:r>
      </w:p>
    </w:sdtContent>
  </w:sdt>
  <w:p w:rsidR="00DD1CE5" w:rsidRDefault="00DD1CE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029" w:rsidRDefault="006C5029" w:rsidP="00543598">
      <w:pPr>
        <w:spacing w:after="0" w:line="240" w:lineRule="auto"/>
      </w:pPr>
      <w:r>
        <w:separator/>
      </w:r>
    </w:p>
  </w:footnote>
  <w:footnote w:type="continuationSeparator" w:id="0">
    <w:p w:rsidR="006C5029" w:rsidRDefault="006C502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5"/>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6"/>
  </w:num>
  <w:num w:numId="11">
    <w:abstractNumId w:val="31"/>
  </w:num>
  <w:num w:numId="12">
    <w:abstractNumId w:val="38"/>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7"/>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0020"/>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B5649"/>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7BE0"/>
    <w:rsid w:val="00852BFF"/>
    <w:rsid w:val="00856C24"/>
    <w:rsid w:val="00863E0F"/>
    <w:rsid w:val="008654C5"/>
    <w:rsid w:val="00870189"/>
    <w:rsid w:val="00872732"/>
    <w:rsid w:val="00872962"/>
    <w:rsid w:val="00873F15"/>
    <w:rsid w:val="008746BF"/>
    <w:rsid w:val="00876ED3"/>
    <w:rsid w:val="0087725B"/>
    <w:rsid w:val="00882D8E"/>
    <w:rsid w:val="008846EE"/>
    <w:rsid w:val="00884C22"/>
    <w:rsid w:val="008865A6"/>
    <w:rsid w:val="00891D2E"/>
    <w:rsid w:val="008A3685"/>
    <w:rsid w:val="008A38AF"/>
    <w:rsid w:val="008A7049"/>
    <w:rsid w:val="008C0F56"/>
    <w:rsid w:val="008C157F"/>
    <w:rsid w:val="008C5A95"/>
    <w:rsid w:val="008D02E9"/>
    <w:rsid w:val="008D43EA"/>
    <w:rsid w:val="008D4877"/>
    <w:rsid w:val="008E4290"/>
    <w:rsid w:val="008F1D13"/>
    <w:rsid w:val="008F1D48"/>
    <w:rsid w:val="008F2156"/>
    <w:rsid w:val="00900AAD"/>
    <w:rsid w:val="00904051"/>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E1A5F"/>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E7ED3"/>
    <w:rsid w:val="00AF0AFE"/>
    <w:rsid w:val="00AF3C8C"/>
    <w:rsid w:val="00AF7110"/>
    <w:rsid w:val="00B03FCE"/>
    <w:rsid w:val="00B12786"/>
    <w:rsid w:val="00B17A34"/>
    <w:rsid w:val="00B21097"/>
    <w:rsid w:val="00B261F7"/>
    <w:rsid w:val="00B27BB6"/>
    <w:rsid w:val="00B37D3E"/>
    <w:rsid w:val="00B43E84"/>
    <w:rsid w:val="00B442F8"/>
    <w:rsid w:val="00B46B0E"/>
    <w:rsid w:val="00B477D6"/>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65BF"/>
    <w:rsid w:val="00B87420"/>
    <w:rsid w:val="00BB4105"/>
    <w:rsid w:val="00BB5664"/>
    <w:rsid w:val="00BC0C37"/>
    <w:rsid w:val="00BC408E"/>
    <w:rsid w:val="00BD0EB0"/>
    <w:rsid w:val="00BD0F44"/>
    <w:rsid w:val="00BD2481"/>
    <w:rsid w:val="00BD5385"/>
    <w:rsid w:val="00BF0312"/>
    <w:rsid w:val="00BF3941"/>
    <w:rsid w:val="00BF644F"/>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CF6BD88E-F86F-4807-9C51-22114F699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9281</Words>
  <Characters>58473</Characters>
  <Application>Microsoft Office Word</Application>
  <DocSecurity>0</DocSecurity>
  <Lines>487</Lines>
  <Paragraphs>135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67619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51</cp:revision>
  <cp:lastPrinted>2017-12-26T16:37:00Z</cp:lastPrinted>
  <dcterms:created xsi:type="dcterms:W3CDTF">2016-04-29T15:50:00Z</dcterms:created>
  <dcterms:modified xsi:type="dcterms:W3CDTF">2017-12-26T16:39:00Z</dcterms:modified>
</cp:coreProperties>
</file>