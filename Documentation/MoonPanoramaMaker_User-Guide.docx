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5880235C" wp14:editId="46D96CCE">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9" w:name="_Toc434580429"/>
      <w:bookmarkStart w:id="10" w:name="_Toc435096409"/>
    </w:p>
    <w:p w:rsidR="00F52DD6" w:rsidRPr="002B5809" w:rsidRDefault="00ED585E" w:rsidP="00F52DD6">
      <w:pPr>
        <w:pStyle w:val="berschrift2"/>
        <w:numPr>
          <w:ilvl w:val="0"/>
          <w:numId w:val="0"/>
        </w:numPr>
        <w:jc w:val="center"/>
        <w:rPr>
          <w:lang w:val="en-US"/>
        </w:rPr>
      </w:pPr>
      <w:bookmarkStart w:id="11" w:name="_Toc435434063"/>
      <w:bookmarkStart w:id="12" w:name="_Toc436056843"/>
      <w:bookmarkStart w:id="13" w:name="_Toc436147907"/>
      <w:bookmarkStart w:id="14" w:name="_Toc436147968"/>
      <w:bookmarkStart w:id="15" w:name="_Toc436211752"/>
      <w:bookmarkStart w:id="16" w:name="_Toc447723048"/>
      <w:bookmarkStart w:id="17" w:name="_Toc447795240"/>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18" w:author="rolf" w:date="2016-05-01T08:37:00Z">
        <w:r w:rsidR="007F792C" w:rsidDel="00EE2235">
          <w:rPr>
            <w:lang w:val="en-US"/>
          </w:rPr>
          <w:delText>1</w:delText>
        </w:r>
      </w:del>
      <w:ins w:id="19" w:author="rolf" w:date="2016-10-29T17:05:00Z">
        <w:r w:rsidR="00E07205">
          <w:rPr>
            <w:lang w:val="en-US"/>
          </w:rPr>
          <w:t>3</w:t>
        </w:r>
      </w:ins>
      <w:r w:rsidR="009734D5" w:rsidRPr="002B5809">
        <w:rPr>
          <w:lang w:val="en-US"/>
        </w:rPr>
        <w:t xml:space="preserve">, </w:t>
      </w:r>
      <w:del w:id="20"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1" w:author="rolf" w:date="2016-10-29T17:05:00Z">
        <w:r w:rsidR="00E07205">
          <w:rPr>
            <w:lang w:val="en-US"/>
          </w:rPr>
          <w:t>October 30</w:t>
        </w:r>
      </w:ins>
      <w:r w:rsidR="00927F70">
        <w:rPr>
          <w:lang w:val="en-US"/>
        </w:rPr>
        <w:t>, 2016</w:t>
      </w:r>
      <w:r w:rsidR="00F52DD6" w:rsidRPr="002B5809">
        <w:rPr>
          <w:lang w:val="en-US"/>
        </w:rPr>
        <w:t>)</w:t>
      </w:r>
      <w:bookmarkEnd w:id="9"/>
      <w:bookmarkEnd w:id="10"/>
      <w:bookmarkEnd w:id="11"/>
      <w:bookmarkEnd w:id="12"/>
      <w:bookmarkEnd w:id="13"/>
      <w:bookmarkEnd w:id="14"/>
      <w:bookmarkEnd w:id="15"/>
      <w:bookmarkEnd w:id="16"/>
      <w:bookmarkEnd w:id="1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B82B87" w:rsidRPr="00931F57" w:rsidRDefault="00637CFA" w:rsidP="00B82B87">
      <w:pPr>
        <w:pStyle w:val="berschrift4"/>
        <w:rPr>
          <w:rFonts w:asciiTheme="minorHAnsi" w:hAnsiTheme="minorHAns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B82B87" w:rsidRDefault="00E07205">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"_Toc447795241" </w:instrText>
      </w:r>
      <w:ins w:id="22" w:author="rolf" w:date="2016-10-29T18:08:00Z">
        <w:r w:rsidR="006B2BFE">
          <w:rPr>
            <w:noProof/>
          </w:rPr>
        </w:r>
      </w:ins>
      <w:r>
        <w:rPr>
          <w:noProof/>
        </w:rPr>
        <w:fldChar w:fldCharType="separate"/>
      </w:r>
      <w:r w:rsidR="00B82B87" w:rsidRPr="00262349">
        <w:rPr>
          <w:rStyle w:val="Hyperlink"/>
          <w:noProof/>
          <w:lang w:val="en-US"/>
        </w:rPr>
        <w:t>1.</w:t>
      </w:r>
      <w:r w:rsidR="00B82B87">
        <w:rPr>
          <w:rFonts w:asciiTheme="minorHAnsi" w:eastAsiaTheme="minorEastAsia" w:hAnsiTheme="minorHAnsi" w:cstheme="minorBidi"/>
          <w:noProof/>
          <w:lang w:eastAsia="de-DE"/>
        </w:rPr>
        <w:tab/>
      </w:r>
      <w:r w:rsidR="00B82B87" w:rsidRPr="00262349">
        <w:rPr>
          <w:rStyle w:val="Hyperlink"/>
          <w:noProof/>
          <w:lang w:val="en-US"/>
        </w:rPr>
        <w:t>Introduction</w:t>
      </w:r>
      <w:r w:rsidR="00B82B87">
        <w:rPr>
          <w:noProof/>
          <w:webHidden/>
        </w:rPr>
        <w:tab/>
      </w:r>
      <w:r w:rsidR="00B82B87">
        <w:rPr>
          <w:noProof/>
          <w:webHidden/>
        </w:rPr>
        <w:fldChar w:fldCharType="begin"/>
      </w:r>
      <w:r w:rsidR="00B82B87">
        <w:rPr>
          <w:noProof/>
          <w:webHidden/>
        </w:rPr>
        <w:instrText xml:space="preserve"> PAGEREF _Toc447795241 \h </w:instrText>
      </w:r>
      <w:r w:rsidR="00B82B87">
        <w:rPr>
          <w:noProof/>
          <w:webHidden/>
        </w:rPr>
      </w:r>
      <w:r w:rsidR="00B82B87">
        <w:rPr>
          <w:noProof/>
          <w:webHidden/>
        </w:rPr>
        <w:fldChar w:fldCharType="separate"/>
      </w:r>
      <w:r w:rsidR="00170BDF">
        <w:rPr>
          <w:noProof/>
          <w:webHidden/>
        </w:rPr>
        <w:t>2</w:t>
      </w:r>
      <w:r w:rsidR="00B82B87">
        <w:rPr>
          <w:noProof/>
          <w:webHidden/>
        </w:rPr>
        <w:fldChar w:fldCharType="end"/>
      </w:r>
      <w:r>
        <w:rPr>
          <w:noProof/>
        </w:rPr>
        <w:fldChar w:fldCharType="end"/>
      </w:r>
    </w:p>
    <w:p w:rsidR="00B82B87" w:rsidRDefault="00E07205">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"_Toc447795242" </w:instrText>
      </w:r>
      <w:ins w:id="23" w:author="rolf" w:date="2016-10-29T18:08:00Z">
        <w:r w:rsidR="006B2BFE">
          <w:rPr>
            <w:noProof/>
          </w:rPr>
        </w:r>
      </w:ins>
      <w:r>
        <w:rPr>
          <w:noProof/>
        </w:rPr>
        <w:fldChar w:fldCharType="separate"/>
      </w:r>
      <w:r w:rsidR="00B82B87" w:rsidRPr="00262349">
        <w:rPr>
          <w:rStyle w:val="Hyperlink"/>
          <w:noProof/>
          <w:lang w:val="en-US"/>
        </w:rPr>
        <w:t>2.</w:t>
      </w:r>
      <w:r w:rsidR="00B82B87">
        <w:rPr>
          <w:rFonts w:asciiTheme="minorHAnsi" w:eastAsiaTheme="minorEastAsia" w:hAnsiTheme="minorHAnsi" w:cstheme="minorBidi"/>
          <w:noProof/>
          <w:lang w:eastAsia="de-DE"/>
        </w:rPr>
        <w:tab/>
      </w:r>
      <w:r w:rsidR="00B82B87" w:rsidRPr="00262349">
        <w:rPr>
          <w:rStyle w:val="Hyperlink"/>
          <w:noProof/>
          <w:lang w:val="en-US"/>
        </w:rPr>
        <w:t>System Requirements and Software Installation</w:t>
      </w:r>
      <w:r w:rsidR="00B82B87">
        <w:rPr>
          <w:noProof/>
          <w:webHidden/>
        </w:rPr>
        <w:tab/>
      </w:r>
      <w:r w:rsidR="00B82B87">
        <w:rPr>
          <w:noProof/>
          <w:webHidden/>
        </w:rPr>
        <w:fldChar w:fldCharType="begin"/>
      </w:r>
      <w:r w:rsidR="00B82B87">
        <w:rPr>
          <w:noProof/>
          <w:webHidden/>
        </w:rPr>
        <w:instrText xml:space="preserve"> PAGEREF _Toc447795242 \h </w:instrText>
      </w:r>
      <w:r w:rsidR="00B82B87">
        <w:rPr>
          <w:noProof/>
          <w:webHidden/>
        </w:rPr>
      </w:r>
      <w:r w:rsidR="00B82B87">
        <w:rPr>
          <w:noProof/>
          <w:webHidden/>
        </w:rPr>
        <w:fldChar w:fldCharType="separate"/>
      </w:r>
      <w:r w:rsidR="00170BDF">
        <w:rPr>
          <w:noProof/>
          <w:webHidden/>
        </w:rPr>
        <w:t>3</w:t>
      </w:r>
      <w:r w:rsidR="00B82B87">
        <w:rPr>
          <w:noProof/>
          <w:webHidden/>
        </w:rPr>
        <w:fldChar w:fldCharType="end"/>
      </w:r>
      <w:r>
        <w:rPr>
          <w:noProof/>
        </w:rPr>
        <w:fldChar w:fldCharType="end"/>
      </w:r>
    </w:p>
    <w:p w:rsidR="00B82B87" w:rsidRDefault="00E07205">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"_Toc447795243" </w:instrText>
      </w:r>
      <w:ins w:id="24" w:author="rolf" w:date="2016-10-29T18:08:00Z">
        <w:r w:rsidR="006B2BFE">
          <w:rPr>
            <w:noProof/>
          </w:rPr>
        </w:r>
      </w:ins>
      <w:r>
        <w:rPr>
          <w:noProof/>
        </w:rPr>
        <w:fldChar w:fldCharType="separate"/>
      </w:r>
      <w:r w:rsidR="00B82B87" w:rsidRPr="00262349">
        <w:rPr>
          <w:rStyle w:val="Hyperlink"/>
          <w:noProof/>
          <w:lang w:val="en-US"/>
        </w:rPr>
        <w:t>3.</w:t>
      </w:r>
      <w:r w:rsidR="00B82B87">
        <w:rPr>
          <w:rFonts w:asciiTheme="minorHAnsi" w:eastAsiaTheme="minorEastAsia" w:hAnsiTheme="minorHAnsi" w:cstheme="minorBidi"/>
          <w:noProof/>
          <w:lang w:eastAsia="de-DE"/>
        </w:rPr>
        <w:tab/>
      </w:r>
      <w:r w:rsidR="00B82B87" w:rsidRPr="00262349">
        <w:rPr>
          <w:rStyle w:val="Hyperlink"/>
          <w:noProof/>
          <w:lang w:val="en-US"/>
        </w:rPr>
        <w:t>Program Execution</w:t>
      </w:r>
      <w:r w:rsidR="00B82B87">
        <w:rPr>
          <w:noProof/>
          <w:webHidden/>
        </w:rPr>
        <w:tab/>
      </w:r>
      <w:r w:rsidR="00B82B87">
        <w:rPr>
          <w:noProof/>
          <w:webHidden/>
        </w:rPr>
        <w:fldChar w:fldCharType="begin"/>
      </w:r>
      <w:r w:rsidR="00B82B87">
        <w:rPr>
          <w:noProof/>
          <w:webHidden/>
        </w:rPr>
        <w:instrText xml:space="preserve"> PAGEREF _Toc447795243 \h </w:instrText>
      </w:r>
      <w:r w:rsidR="00B82B87">
        <w:rPr>
          <w:noProof/>
          <w:webHidden/>
        </w:rPr>
      </w:r>
      <w:r w:rsidR="00B82B87">
        <w:rPr>
          <w:noProof/>
          <w:webHidden/>
        </w:rPr>
        <w:fldChar w:fldCharType="separate"/>
      </w:r>
      <w:r w:rsidR="00170BDF">
        <w:rPr>
          <w:noProof/>
          <w:webHidden/>
        </w:rPr>
        <w:t>5</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"_Toc447795247" </w:instrText>
      </w:r>
      <w:ins w:id="25" w:author="rolf" w:date="2016-10-29T18:08:00Z">
        <w:r w:rsidR="006B2BFE">
          <w:rPr>
            <w:noProof/>
          </w:rPr>
        </w:r>
      </w:ins>
      <w:r>
        <w:rPr>
          <w:noProof/>
        </w:rPr>
        <w:fldChar w:fldCharType="separate"/>
      </w:r>
      <w:r w:rsidR="00B82B87" w:rsidRPr="00262349">
        <w:rPr>
          <w:rStyle w:val="Hyperlink"/>
          <w:noProof/>
          <w:lang w:val="en-US"/>
        </w:rPr>
        <w:t>3.1</w:t>
      </w:r>
      <w:r w:rsidR="00B82B87">
        <w:rPr>
          <w:rFonts w:asciiTheme="minorHAnsi" w:eastAsiaTheme="minorEastAsia" w:hAnsiTheme="minorHAnsi" w:cstheme="minorBidi"/>
          <w:noProof/>
          <w:lang w:eastAsia="de-DE"/>
        </w:rPr>
        <w:tab/>
      </w:r>
      <w:r w:rsidR="00B82B87" w:rsidRPr="00262349">
        <w:rPr>
          <w:rStyle w:val="Hyperlink"/>
          <w:noProof/>
          <w:lang w:val="en-US"/>
        </w:rPr>
        <w:t>Configuration at First Program Launch</w:t>
      </w:r>
      <w:r w:rsidR="00B82B87">
        <w:rPr>
          <w:noProof/>
          <w:webHidden/>
        </w:rPr>
        <w:tab/>
      </w:r>
      <w:r w:rsidR="00B82B87">
        <w:rPr>
          <w:noProof/>
          <w:webHidden/>
        </w:rPr>
        <w:fldChar w:fldCharType="begin"/>
      </w:r>
      <w:r w:rsidR="00B82B87">
        <w:rPr>
          <w:noProof/>
          <w:webHidden/>
        </w:rPr>
        <w:instrText xml:space="preserve"> PAGEREF _Toc447795247 \h </w:instrText>
      </w:r>
      <w:r w:rsidR="00B82B87">
        <w:rPr>
          <w:noProof/>
          <w:webHidden/>
        </w:rPr>
      </w:r>
      <w:r w:rsidR="00B82B87">
        <w:rPr>
          <w:noProof/>
          <w:webHidden/>
        </w:rPr>
        <w:fldChar w:fldCharType="separate"/>
      </w:r>
      <w:r w:rsidR="00170BDF">
        <w:rPr>
          <w:noProof/>
          <w:webHidden/>
        </w:rPr>
        <w:t>5</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"_Toc447795248" </w:instrText>
      </w:r>
      <w:ins w:id="26" w:author="rolf" w:date="2016-10-29T18:08:00Z">
        <w:r w:rsidR="006B2BFE">
          <w:rPr>
            <w:noProof/>
          </w:rPr>
        </w:r>
      </w:ins>
      <w:r>
        <w:rPr>
          <w:noProof/>
        </w:rPr>
        <w:fldChar w:fldCharType="separate"/>
      </w:r>
      <w:r w:rsidR="00B82B87" w:rsidRPr="00262349">
        <w:rPr>
          <w:rStyle w:val="Hyperlink"/>
          <w:noProof/>
          <w:lang w:val="en-US"/>
        </w:rPr>
        <w:t>3.2</w:t>
      </w:r>
      <w:r w:rsidR="00B82B87">
        <w:rPr>
          <w:rFonts w:asciiTheme="minorHAnsi" w:eastAsiaTheme="minorEastAsia" w:hAnsiTheme="minorHAnsi" w:cstheme="minorBidi"/>
          <w:noProof/>
          <w:lang w:eastAsia="de-DE"/>
        </w:rPr>
        <w:tab/>
      </w:r>
      <w:r w:rsidR="00B82B87" w:rsidRPr="00262349">
        <w:rPr>
          <w:rStyle w:val="Hyperlink"/>
          <w:noProof/>
          <w:lang w:val="en-US"/>
        </w:rPr>
        <w:t>Choosing the ASCOM Hub</w:t>
      </w:r>
      <w:r w:rsidR="00B82B87">
        <w:rPr>
          <w:noProof/>
          <w:webHidden/>
        </w:rPr>
        <w:tab/>
      </w:r>
      <w:r w:rsidR="00B82B87">
        <w:rPr>
          <w:noProof/>
          <w:webHidden/>
        </w:rPr>
        <w:fldChar w:fldCharType="begin"/>
      </w:r>
      <w:r w:rsidR="00B82B87">
        <w:rPr>
          <w:noProof/>
          <w:webHidden/>
        </w:rPr>
        <w:instrText xml:space="preserve"> PAGEREF _Toc447795248 \h </w:instrText>
      </w:r>
      <w:r w:rsidR="00B82B87">
        <w:rPr>
          <w:noProof/>
          <w:webHidden/>
        </w:rPr>
      </w:r>
      <w:r w:rsidR="00B82B87">
        <w:rPr>
          <w:noProof/>
          <w:webHidden/>
        </w:rPr>
        <w:fldChar w:fldCharType="separate"/>
      </w:r>
      <w:r w:rsidR="00170BDF">
        <w:rPr>
          <w:noProof/>
          <w:webHidden/>
        </w:rPr>
        <w:t>6</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"_Toc447795249" </w:instrText>
      </w:r>
      <w:ins w:id="27" w:author="rolf" w:date="2016-10-29T18:08:00Z">
        <w:r w:rsidR="006B2BFE">
          <w:rPr>
            <w:noProof/>
          </w:rPr>
        </w:r>
      </w:ins>
      <w:r>
        <w:rPr>
          <w:noProof/>
        </w:rPr>
        <w:fldChar w:fldCharType="separate"/>
      </w:r>
      <w:r w:rsidR="00B82B87" w:rsidRPr="00262349">
        <w:rPr>
          <w:rStyle w:val="Hyperlink"/>
          <w:noProof/>
          <w:lang w:val="en-US"/>
        </w:rPr>
        <w:t>3.3</w:t>
      </w:r>
      <w:r w:rsidR="00B82B87">
        <w:rPr>
          <w:rFonts w:asciiTheme="minorHAnsi" w:eastAsiaTheme="minorEastAsia" w:hAnsiTheme="minorHAnsi" w:cstheme="minorBidi"/>
          <w:noProof/>
          <w:lang w:eastAsia="de-DE"/>
        </w:rPr>
        <w:tab/>
      </w:r>
      <w:r w:rsidR="00B82B87" w:rsidRPr="00262349">
        <w:rPr>
          <w:rStyle w:val="Hyperlink"/>
          <w:noProof/>
          <w:lang w:val="en-US"/>
        </w:rPr>
        <w:t>Layout of the Main Window</w:t>
      </w:r>
      <w:r w:rsidR="00B82B87">
        <w:rPr>
          <w:noProof/>
          <w:webHidden/>
        </w:rPr>
        <w:tab/>
      </w:r>
      <w:r w:rsidR="00B82B87">
        <w:rPr>
          <w:noProof/>
          <w:webHidden/>
        </w:rPr>
        <w:fldChar w:fldCharType="begin"/>
      </w:r>
      <w:r w:rsidR="00B82B87">
        <w:rPr>
          <w:noProof/>
          <w:webHidden/>
        </w:rPr>
        <w:instrText xml:space="preserve"> PAGEREF _Toc447795249 \h </w:instrText>
      </w:r>
      <w:r w:rsidR="00B82B87">
        <w:rPr>
          <w:noProof/>
          <w:webHidden/>
        </w:rPr>
      </w:r>
      <w:r w:rsidR="00B82B87">
        <w:rPr>
          <w:noProof/>
          <w:webHidden/>
        </w:rPr>
        <w:fldChar w:fldCharType="separate"/>
      </w:r>
      <w:r w:rsidR="00170BDF">
        <w:rPr>
          <w:noProof/>
          <w:webHidden/>
        </w:rPr>
        <w:t>6</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"_Toc447795250" </w:instrText>
      </w:r>
      <w:ins w:id="28" w:author="rolf" w:date="2016-10-29T18:08:00Z">
        <w:r w:rsidR="006B2BFE">
          <w:rPr>
            <w:noProof/>
          </w:rPr>
        </w:r>
      </w:ins>
      <w:r>
        <w:rPr>
          <w:noProof/>
        </w:rPr>
        <w:fldChar w:fldCharType="separate"/>
      </w:r>
      <w:r w:rsidR="00B82B87" w:rsidRPr="00262349">
        <w:rPr>
          <w:rStyle w:val="Hyperlink"/>
          <w:noProof/>
          <w:lang w:val="en-US"/>
        </w:rPr>
        <w:t>3.4</w:t>
      </w:r>
      <w:r w:rsidR="00B82B87">
        <w:rPr>
          <w:rFonts w:asciiTheme="minorHAnsi" w:eastAsiaTheme="minorEastAsia" w:hAnsiTheme="minorHAnsi" w:cstheme="minorBidi"/>
          <w:noProof/>
          <w:lang w:eastAsia="de-DE"/>
        </w:rPr>
        <w:tab/>
      </w:r>
      <w:r w:rsidR="00B82B87" w:rsidRPr="00262349">
        <w:rPr>
          <w:rStyle w:val="Hyperlink"/>
          <w:noProof/>
          <w:lang w:val="en-US"/>
        </w:rPr>
        <w:t>Selecting a Landmark on the Moon for Mount Alignment</w:t>
      </w:r>
      <w:r w:rsidR="00B82B87">
        <w:rPr>
          <w:noProof/>
          <w:webHidden/>
        </w:rPr>
        <w:tab/>
      </w:r>
      <w:r w:rsidR="00B82B87">
        <w:rPr>
          <w:noProof/>
          <w:webHidden/>
        </w:rPr>
        <w:fldChar w:fldCharType="begin"/>
      </w:r>
      <w:r w:rsidR="00B82B87">
        <w:rPr>
          <w:noProof/>
          <w:webHidden/>
        </w:rPr>
        <w:instrText xml:space="preserve"> PAGEREF _Toc447795250 \h </w:instrText>
      </w:r>
      <w:r w:rsidR="00B82B87">
        <w:rPr>
          <w:noProof/>
          <w:webHidden/>
        </w:rPr>
      </w:r>
      <w:r w:rsidR="00B82B87">
        <w:rPr>
          <w:noProof/>
          <w:webHidden/>
        </w:rPr>
        <w:fldChar w:fldCharType="separate"/>
      </w:r>
      <w:r w:rsidR="00170BDF">
        <w:rPr>
          <w:noProof/>
          <w:webHidden/>
        </w:rPr>
        <w:t>7</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"_Toc447795251" </w:instrText>
      </w:r>
      <w:ins w:id="29" w:author="rolf" w:date="2016-10-29T18:08:00Z">
        <w:r w:rsidR="006B2BFE">
          <w:rPr>
            <w:noProof/>
          </w:rPr>
        </w:r>
      </w:ins>
      <w:r>
        <w:rPr>
          <w:noProof/>
        </w:rPr>
        <w:fldChar w:fldCharType="separate"/>
      </w:r>
      <w:r w:rsidR="00B82B87" w:rsidRPr="00262349">
        <w:rPr>
          <w:rStyle w:val="Hyperlink"/>
          <w:noProof/>
          <w:lang w:val="en-US"/>
        </w:rPr>
        <w:t>3.5</w:t>
      </w:r>
      <w:r w:rsidR="00B82B87">
        <w:rPr>
          <w:rFonts w:asciiTheme="minorHAnsi" w:eastAsiaTheme="minorEastAsia" w:hAnsiTheme="minorHAnsi" w:cstheme="minorBidi"/>
          <w:noProof/>
          <w:lang w:eastAsia="de-DE"/>
        </w:rPr>
        <w:tab/>
      </w:r>
      <w:r w:rsidR="00B82B87" w:rsidRPr="00262349">
        <w:rPr>
          <w:rStyle w:val="Hyperlink"/>
          <w:noProof/>
          <w:lang w:val="en-US"/>
        </w:rPr>
        <w:t>Camera Rotation</w:t>
      </w:r>
      <w:r w:rsidR="00B82B87">
        <w:rPr>
          <w:noProof/>
          <w:webHidden/>
        </w:rPr>
        <w:tab/>
      </w:r>
      <w:r w:rsidR="00B82B87">
        <w:rPr>
          <w:noProof/>
          <w:webHidden/>
        </w:rPr>
        <w:fldChar w:fldCharType="begin"/>
      </w:r>
      <w:r w:rsidR="00B82B87">
        <w:rPr>
          <w:noProof/>
          <w:webHidden/>
        </w:rPr>
        <w:instrText xml:space="preserve"> PAGEREF _Toc447795251 \h </w:instrText>
      </w:r>
      <w:r w:rsidR="00B82B87">
        <w:rPr>
          <w:noProof/>
          <w:webHidden/>
        </w:rPr>
      </w:r>
      <w:r w:rsidR="00B82B87">
        <w:rPr>
          <w:noProof/>
          <w:webHidden/>
        </w:rPr>
        <w:fldChar w:fldCharType="separate"/>
      </w:r>
      <w:r w:rsidR="00170BDF">
        <w:rPr>
          <w:noProof/>
          <w:webHidden/>
        </w:rPr>
        <w:t>9</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"_Toc447795252" </w:instrText>
      </w:r>
      <w:ins w:id="30" w:author="rolf" w:date="2016-10-29T18:08:00Z">
        <w:r w:rsidR="006B2BFE">
          <w:rPr>
            <w:noProof/>
          </w:rPr>
        </w:r>
      </w:ins>
      <w:r>
        <w:rPr>
          <w:noProof/>
        </w:rPr>
        <w:fldChar w:fldCharType="separate"/>
      </w:r>
      <w:r w:rsidR="00B82B87" w:rsidRPr="00262349">
        <w:rPr>
          <w:rStyle w:val="Hyperlink"/>
          <w:noProof/>
          <w:lang w:val="en-US"/>
        </w:rPr>
        <w:t>3.6</w:t>
      </w:r>
      <w:r w:rsidR="00B82B87">
        <w:rPr>
          <w:rFonts w:asciiTheme="minorHAnsi" w:eastAsiaTheme="minorEastAsia" w:hAnsiTheme="minorHAnsi" w:cstheme="minorBidi"/>
          <w:noProof/>
          <w:lang w:eastAsia="de-DE"/>
        </w:rPr>
        <w:tab/>
      </w:r>
      <w:r w:rsidR="00B82B87" w:rsidRPr="00262349">
        <w:rPr>
          <w:rStyle w:val="Hyperlink"/>
          <w:noProof/>
          <w:lang w:val="en-US"/>
        </w:rPr>
        <w:t>Selection and Positioning of the Focus Area</w:t>
      </w:r>
      <w:r w:rsidR="00B82B87">
        <w:rPr>
          <w:noProof/>
          <w:webHidden/>
        </w:rPr>
        <w:tab/>
      </w:r>
      <w:r w:rsidR="00B82B87">
        <w:rPr>
          <w:noProof/>
          <w:webHidden/>
        </w:rPr>
        <w:fldChar w:fldCharType="begin"/>
      </w:r>
      <w:r w:rsidR="00B82B87">
        <w:rPr>
          <w:noProof/>
          <w:webHidden/>
        </w:rPr>
        <w:instrText xml:space="preserve"> PAGEREF _Toc447795252 \h </w:instrText>
      </w:r>
      <w:r w:rsidR="00B82B87">
        <w:rPr>
          <w:noProof/>
          <w:webHidden/>
        </w:rPr>
      </w:r>
      <w:r w:rsidR="00B82B87">
        <w:rPr>
          <w:noProof/>
          <w:webHidden/>
        </w:rPr>
        <w:fldChar w:fldCharType="separate"/>
      </w:r>
      <w:r w:rsidR="00170BDF">
        <w:rPr>
          <w:noProof/>
          <w:webHidden/>
        </w:rPr>
        <w:t>9</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"_Toc447795253" </w:instrText>
      </w:r>
      <w:ins w:id="31" w:author="rolf" w:date="2016-10-29T18:08:00Z">
        <w:r w:rsidR="006B2BFE">
          <w:rPr>
            <w:noProof/>
          </w:rPr>
        </w:r>
      </w:ins>
      <w:r>
        <w:rPr>
          <w:noProof/>
        </w:rPr>
        <w:fldChar w:fldCharType="separate"/>
      </w:r>
      <w:r w:rsidR="00B82B87" w:rsidRPr="00262349">
        <w:rPr>
          <w:rStyle w:val="Hyperlink"/>
          <w:noProof/>
          <w:lang w:val="en-US"/>
        </w:rPr>
        <w:t>3.7</w:t>
      </w:r>
      <w:r w:rsidR="00B82B87">
        <w:rPr>
          <w:rFonts w:asciiTheme="minorHAnsi" w:eastAsiaTheme="minorEastAsia" w:hAnsiTheme="minorHAnsi" w:cstheme="minorBidi"/>
          <w:noProof/>
          <w:lang w:eastAsia="de-DE"/>
        </w:rPr>
        <w:tab/>
      </w:r>
      <w:r w:rsidR="00B82B87" w:rsidRPr="00262349">
        <w:rPr>
          <w:rStyle w:val="Hyperlink"/>
          <w:noProof/>
          <w:lang w:val="en-US"/>
        </w:rPr>
        <w:t>Image Acquisition</w:t>
      </w:r>
      <w:r w:rsidR="00B82B87">
        <w:rPr>
          <w:noProof/>
          <w:webHidden/>
        </w:rPr>
        <w:tab/>
      </w:r>
      <w:r w:rsidR="00B82B87">
        <w:rPr>
          <w:noProof/>
          <w:webHidden/>
        </w:rPr>
        <w:fldChar w:fldCharType="begin"/>
      </w:r>
      <w:r w:rsidR="00B82B87">
        <w:rPr>
          <w:noProof/>
          <w:webHidden/>
        </w:rPr>
        <w:instrText xml:space="preserve"> PAGEREF _Toc447795253 \h </w:instrText>
      </w:r>
      <w:r w:rsidR="00B82B87">
        <w:rPr>
          <w:noProof/>
          <w:webHidden/>
        </w:rPr>
      </w:r>
      <w:r w:rsidR="00B82B87">
        <w:rPr>
          <w:noProof/>
          <w:webHidden/>
        </w:rPr>
        <w:fldChar w:fldCharType="separate"/>
      </w:r>
      <w:r w:rsidR="00170BDF">
        <w:rPr>
          <w:noProof/>
          <w:webHidden/>
        </w:rPr>
        <w:t>9</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"_Toc447795254" </w:instrText>
      </w:r>
      <w:ins w:id="32" w:author="rolf" w:date="2016-10-29T18:08:00Z">
        <w:r w:rsidR="006B2BFE">
          <w:rPr>
            <w:noProof/>
          </w:rPr>
        </w:r>
      </w:ins>
      <w:r>
        <w:rPr>
          <w:noProof/>
        </w:rPr>
        <w:fldChar w:fldCharType="separate"/>
      </w:r>
      <w:r w:rsidR="00B82B87" w:rsidRPr="00262349">
        <w:rPr>
          <w:rStyle w:val="Hyperlink"/>
          <w:noProof/>
          <w:lang w:val="en-US"/>
        </w:rPr>
        <w:t>3.8</w:t>
      </w:r>
      <w:r w:rsidR="00B82B87">
        <w:rPr>
          <w:rFonts w:asciiTheme="minorHAnsi" w:eastAsiaTheme="minorEastAsia" w:hAnsiTheme="minorHAnsi" w:cstheme="minorBidi"/>
          <w:noProof/>
          <w:lang w:eastAsia="de-DE"/>
        </w:rPr>
        <w:tab/>
      </w:r>
      <w:r w:rsidR="00B82B87" w:rsidRPr="00262349">
        <w:rPr>
          <w:rStyle w:val="Hyperlink"/>
          <w:noProof/>
          <w:lang w:val="en-US"/>
        </w:rPr>
        <w:t>Determining and Correcting the Coordinate System Drift</w:t>
      </w:r>
      <w:r w:rsidR="00B82B87">
        <w:rPr>
          <w:noProof/>
          <w:webHidden/>
        </w:rPr>
        <w:tab/>
      </w:r>
      <w:r w:rsidR="00B82B87">
        <w:rPr>
          <w:noProof/>
          <w:webHidden/>
        </w:rPr>
        <w:fldChar w:fldCharType="begin"/>
      </w:r>
      <w:r w:rsidR="00B82B87">
        <w:rPr>
          <w:noProof/>
          <w:webHidden/>
        </w:rPr>
        <w:instrText xml:space="preserve"> PAGEREF _Toc447795254 \h </w:instrText>
      </w:r>
      <w:r w:rsidR="00B82B87">
        <w:rPr>
          <w:noProof/>
          <w:webHidden/>
        </w:rPr>
      </w:r>
      <w:r w:rsidR="00B82B87">
        <w:rPr>
          <w:noProof/>
          <w:webHidden/>
        </w:rPr>
        <w:fldChar w:fldCharType="separate"/>
      </w:r>
      <w:r w:rsidR="00170BDF">
        <w:rPr>
          <w:noProof/>
          <w:webHidden/>
        </w:rPr>
        <w:t>11</w:t>
      </w:r>
      <w:r w:rsidR="00B82B87">
        <w:rPr>
          <w:noProof/>
          <w:webHidden/>
        </w:rPr>
        <w:fldChar w:fldCharType="end"/>
      </w:r>
      <w:r>
        <w:rPr>
          <w:noProof/>
        </w:rPr>
        <w:fldChar w:fldCharType="end"/>
      </w:r>
    </w:p>
    <w:p w:rsidR="00B82B87" w:rsidRDefault="00E07205">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"_Toc447795255" </w:instrText>
      </w:r>
      <w:ins w:id="33" w:author="rolf" w:date="2016-10-29T18:08:00Z">
        <w:r w:rsidR="006B2BFE">
          <w:rPr>
            <w:noProof/>
          </w:rPr>
        </w:r>
      </w:ins>
      <w:r>
        <w:rPr>
          <w:noProof/>
        </w:rPr>
        <w:fldChar w:fldCharType="separate"/>
      </w:r>
      <w:r w:rsidR="00B82B87" w:rsidRPr="00262349">
        <w:rPr>
          <w:rStyle w:val="Hyperlink"/>
          <w:noProof/>
          <w:lang w:val="en-US"/>
        </w:rPr>
        <w:t>3.9</w:t>
      </w:r>
      <w:r w:rsidR="00B82B87">
        <w:rPr>
          <w:rFonts w:asciiTheme="minorHAnsi" w:eastAsiaTheme="minorEastAsia" w:hAnsiTheme="minorHAnsi" w:cstheme="minorBidi"/>
          <w:noProof/>
          <w:lang w:eastAsia="de-DE"/>
        </w:rPr>
        <w:tab/>
      </w:r>
      <w:r w:rsidR="00B82B87" w:rsidRPr="00262349">
        <w:rPr>
          <w:rStyle w:val="Hyperlink"/>
          <w:noProof/>
          <w:lang w:val="en-US"/>
        </w:rPr>
        <w:t>End of Program</w:t>
      </w:r>
      <w:r w:rsidR="00B82B87">
        <w:rPr>
          <w:noProof/>
          <w:webHidden/>
        </w:rPr>
        <w:tab/>
      </w:r>
      <w:r w:rsidR="00B82B87">
        <w:rPr>
          <w:noProof/>
          <w:webHidden/>
        </w:rPr>
        <w:fldChar w:fldCharType="begin"/>
      </w:r>
      <w:r w:rsidR="00B82B87">
        <w:rPr>
          <w:noProof/>
          <w:webHidden/>
        </w:rPr>
        <w:instrText xml:space="preserve"> PAGEREF _Toc447795255 \h </w:instrText>
      </w:r>
      <w:r w:rsidR="00B82B87">
        <w:rPr>
          <w:noProof/>
          <w:webHidden/>
        </w:rPr>
      </w:r>
      <w:r w:rsidR="00B82B87">
        <w:rPr>
          <w:noProof/>
          <w:webHidden/>
        </w:rPr>
        <w:fldChar w:fldCharType="separate"/>
      </w:r>
      <w:r w:rsidR="00170BDF">
        <w:rPr>
          <w:noProof/>
          <w:webHidden/>
        </w:rPr>
        <w:t>13</w:t>
      </w:r>
      <w:r w:rsidR="00B82B87">
        <w:rPr>
          <w:noProof/>
          <w:webHidden/>
        </w:rPr>
        <w:fldChar w:fldCharType="end"/>
      </w:r>
      <w:r>
        <w:rPr>
          <w:noProof/>
        </w:rPr>
        <w:fldChar w:fldCharType="end"/>
      </w:r>
    </w:p>
    <w:p w:rsidR="00B82B87" w:rsidRDefault="00E07205">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"_Toc447795256" </w:instrText>
      </w:r>
      <w:ins w:id="34" w:author="rolf" w:date="2016-10-29T18:08:00Z">
        <w:r w:rsidR="006B2BFE">
          <w:rPr>
            <w:noProof/>
          </w:rPr>
        </w:r>
      </w:ins>
      <w:r>
        <w:rPr>
          <w:noProof/>
        </w:rPr>
        <w:fldChar w:fldCharType="separate"/>
      </w:r>
      <w:r w:rsidR="00B82B87" w:rsidRPr="00262349">
        <w:rPr>
          <w:rStyle w:val="Hyperlink"/>
          <w:noProof/>
          <w:lang w:val="en-US"/>
        </w:rPr>
        <w:t>Appendix A: Parameters at the Configuration Dialog</w:t>
      </w:r>
      <w:r w:rsidR="00B82B87">
        <w:rPr>
          <w:noProof/>
          <w:webHidden/>
        </w:rPr>
        <w:tab/>
      </w:r>
      <w:r w:rsidR="00B82B87">
        <w:rPr>
          <w:noProof/>
          <w:webHidden/>
        </w:rPr>
        <w:fldChar w:fldCharType="begin"/>
      </w:r>
      <w:r w:rsidR="00B82B87">
        <w:rPr>
          <w:noProof/>
          <w:webHidden/>
        </w:rPr>
        <w:instrText xml:space="preserve"> PAGEREF _Toc447795256 \h </w:instrText>
      </w:r>
      <w:r w:rsidR="00B82B87">
        <w:rPr>
          <w:noProof/>
          <w:webHidden/>
        </w:rPr>
      </w:r>
      <w:r w:rsidR="00B82B87">
        <w:rPr>
          <w:noProof/>
          <w:webHidden/>
        </w:rPr>
        <w:fldChar w:fldCharType="separate"/>
      </w:r>
      <w:r w:rsidR="00170BDF">
        <w:rPr>
          <w:noProof/>
          <w:webHidden/>
        </w:rPr>
        <w:t>15</w:t>
      </w:r>
      <w:r w:rsidR="00B82B87">
        <w:rPr>
          <w:noProof/>
          <w:webHidden/>
        </w:rPr>
        <w:fldChar w:fldCharType="end"/>
      </w:r>
      <w:r>
        <w:rPr>
          <w:noProof/>
        </w:rPr>
        <w:fldChar w:fldCharType="end"/>
      </w:r>
    </w:p>
    <w:p w:rsidR="00B82B87" w:rsidRDefault="00E07205">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"_Toc447795257" </w:instrText>
      </w:r>
      <w:ins w:id="35" w:author="rolf" w:date="2016-10-29T18:08:00Z">
        <w:r w:rsidR="006B2BFE">
          <w:rPr>
            <w:noProof/>
          </w:rPr>
        </w:r>
      </w:ins>
      <w:r>
        <w:rPr>
          <w:noProof/>
        </w:rPr>
        <w:fldChar w:fldCharType="separate"/>
      </w:r>
      <w:r w:rsidR="00B82B87" w:rsidRPr="00262349">
        <w:rPr>
          <w:rStyle w:val="Hyperlink"/>
          <w:noProof/>
          <w:lang w:val="en-US"/>
        </w:rPr>
        <w:t>Appendix B: Algorithms Used by the Program</w:t>
      </w:r>
      <w:r w:rsidR="00B82B87">
        <w:rPr>
          <w:noProof/>
          <w:webHidden/>
        </w:rPr>
        <w:tab/>
      </w:r>
      <w:r w:rsidR="00B82B87">
        <w:rPr>
          <w:noProof/>
          <w:webHidden/>
        </w:rPr>
        <w:fldChar w:fldCharType="begin"/>
      </w:r>
      <w:r w:rsidR="00B82B87">
        <w:rPr>
          <w:noProof/>
          <w:webHidden/>
        </w:rPr>
        <w:instrText xml:space="preserve"> PAGEREF _Toc447795257 \h </w:instrText>
      </w:r>
      <w:r w:rsidR="00B82B87">
        <w:rPr>
          <w:noProof/>
          <w:webHidden/>
        </w:rPr>
      </w:r>
      <w:r w:rsidR="00B82B87">
        <w:rPr>
          <w:noProof/>
          <w:webHidden/>
        </w:rPr>
        <w:fldChar w:fldCharType="separate"/>
      </w:r>
      <w:r w:rsidR="00170BDF">
        <w:rPr>
          <w:noProof/>
          <w:webHidden/>
        </w:rPr>
        <w:t>20</w:t>
      </w:r>
      <w:r w:rsidR="00B82B87">
        <w:rPr>
          <w:noProof/>
          <w:webHidden/>
        </w:rPr>
        <w:fldChar w:fldCharType="end"/>
      </w:r>
      <w:r>
        <w:rPr>
          <w:noProof/>
        </w:rPr>
        <w:fldChar w:fldCharType="end"/>
      </w:r>
    </w:p>
    <w:p w:rsidR="00B82B87" w:rsidRDefault="00E07205">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"_Toc447795258" </w:instrText>
      </w:r>
      <w:ins w:id="36" w:author="rolf" w:date="2016-10-29T18:08:00Z">
        <w:r w:rsidR="006B2BFE">
          <w:rPr>
            <w:noProof/>
          </w:rPr>
        </w:r>
      </w:ins>
      <w:r>
        <w:rPr>
          <w:noProof/>
        </w:rPr>
        <w:fldChar w:fldCharType="separate"/>
      </w:r>
      <w:r w:rsidR="00B82B87" w:rsidRPr="00262349">
        <w:rPr>
          <w:rStyle w:val="Hyperlink"/>
          <w:noProof/>
          <w:lang w:val="en-US"/>
        </w:rPr>
        <w:t>Appendix C: Determination of the Focal Length of the System</w:t>
      </w:r>
      <w:r w:rsidR="00B82B87">
        <w:rPr>
          <w:noProof/>
          <w:webHidden/>
        </w:rPr>
        <w:tab/>
      </w:r>
      <w:r w:rsidR="00B82B87">
        <w:rPr>
          <w:noProof/>
          <w:webHidden/>
        </w:rPr>
        <w:fldChar w:fldCharType="begin"/>
      </w:r>
      <w:r w:rsidR="00B82B87">
        <w:rPr>
          <w:noProof/>
          <w:webHidden/>
        </w:rPr>
        <w:instrText xml:space="preserve"> PAGEREF _Toc447795258 \h </w:instrText>
      </w:r>
      <w:r w:rsidR="00B82B87">
        <w:rPr>
          <w:noProof/>
          <w:webHidden/>
        </w:rPr>
      </w:r>
      <w:r w:rsidR="00B82B87">
        <w:rPr>
          <w:noProof/>
          <w:webHidden/>
        </w:rPr>
        <w:fldChar w:fldCharType="separate"/>
      </w:r>
      <w:r w:rsidR="00170BDF">
        <w:rPr>
          <w:noProof/>
          <w:webHidden/>
        </w:rPr>
        <w:t>27</w:t>
      </w:r>
      <w:r w:rsidR="00B82B87">
        <w:rPr>
          <w:noProof/>
          <w:webHidden/>
        </w:rPr>
        <w:fldChar w:fldCharType="end"/>
      </w:r>
      <w:r>
        <w:rPr>
          <w:noProof/>
        </w:rPr>
        <w:fldChar w:fldCharType="end"/>
      </w:r>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37" w:name="_Toc447795241"/>
      <w:r w:rsidRPr="002B5809">
        <w:rPr>
          <w:lang w:val="en-US"/>
        </w:rPr>
        <w:t>Introduction</w:t>
      </w:r>
      <w:bookmarkEnd w:id="37"/>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 xml:space="preserve">Lucky Imaging“ 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w:t>
      </w:r>
      <w:r w:rsidR="005E4DE7" w:rsidRPr="002B5809">
        <w:rPr>
          <w:lang w:val="en-US"/>
        </w:rPr>
        <w:lastRenderedPageBreak/>
        <w:t>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Pr="002B5809" w:rsidRDefault="00F015B2" w:rsidP="00767520">
      <w:pPr>
        <w:rPr>
          <w:lang w:val="en-US"/>
        </w:rPr>
      </w:pPr>
    </w:p>
    <w:p w:rsidR="00D72D03" w:rsidRPr="002B5809" w:rsidRDefault="00311A59" w:rsidP="00767520">
      <w:pPr>
        <w:pStyle w:val="berschrift2"/>
        <w:rPr>
          <w:lang w:val="en-US"/>
        </w:rPr>
      </w:pPr>
      <w:bookmarkStart w:id="38" w:name="_Ref447780942"/>
      <w:bookmarkStart w:id="39" w:name="_Toc447795242"/>
      <w:r w:rsidRPr="002B5809">
        <w:rPr>
          <w:lang w:val="en-US"/>
        </w:rPr>
        <w:t>System Requirements and Software Installation</w:t>
      </w:r>
      <w:bookmarkEnd w:id="38"/>
      <w:bookmarkEnd w:id="39"/>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40"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r w:rsidR="00A35A9A" w:rsidRPr="002B5809">
        <w:rPr>
          <w:lang w:val="en-US"/>
        </w:rPr>
        <w:t>“</w:t>
      </w:r>
      <w:r w:rsidR="00DA505A" w:rsidRPr="002B5809">
        <w:rPr>
          <w:lang w:val="en-US"/>
        </w:rPr>
        <w:t xml:space="preserve">. </w:t>
      </w:r>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41"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42" w:author="rolf" w:date="2016-05-01T09:35:00Z">
        <w:r w:rsidR="0096753C">
          <w:rPr>
            <w:lang w:val="en-US"/>
          </w:rPr>
          <w:t xml:space="preserve"> assumes </w:t>
        </w:r>
      </w:ins>
      <w:ins w:id="43" w:author="rolf" w:date="2016-05-01T09:37:00Z">
        <w:r w:rsidR="00627D38">
          <w:rPr>
            <w:lang w:val="en-US"/>
          </w:rPr>
          <w:t xml:space="preserve">that </w:t>
        </w:r>
      </w:ins>
      <w:ins w:id="44" w:author="rolf" w:date="2016-05-01T09:35:00Z">
        <w:r w:rsidR="0096753C">
          <w:rPr>
            <w:lang w:val="en-US"/>
          </w:rPr>
          <w:t>the telescope</w:t>
        </w:r>
      </w:ins>
      <w:ins w:id="45" w:author="rolf" w:date="2016-05-01T09:36:00Z">
        <w:r w:rsidR="0096753C">
          <w:rPr>
            <w:lang w:val="en-US"/>
          </w:rPr>
          <w:t xml:space="preserve"> </w:t>
        </w:r>
      </w:ins>
      <w:ins w:id="46" w:author="rolf" w:date="2016-05-01T09:37:00Z">
        <w:r w:rsidR="00627D38">
          <w:rPr>
            <w:lang w:val="en-US"/>
          </w:rPr>
          <w:t>is</w:t>
        </w:r>
      </w:ins>
      <w:ins w:id="47" w:author="rolf" w:date="2016-05-01T09:35:00Z">
        <w:r w:rsidR="0096753C">
          <w:rPr>
            <w:lang w:val="en-US"/>
          </w:rPr>
          <w:t xml:space="preserve"> </w:t>
        </w:r>
      </w:ins>
      <w:ins w:id="48" w:author="rolf" w:date="2016-05-01T09:37:00Z">
        <w:r w:rsidR="00627D38">
          <w:rPr>
            <w:lang w:val="en-US"/>
          </w:rPr>
          <w:t xml:space="preserve">mounted </w:t>
        </w:r>
      </w:ins>
      <w:ins w:id="49" w:author="rolf" w:date="2016-05-01T09:35:00Z">
        <w:r w:rsidR="0096753C">
          <w:rPr>
            <w:lang w:val="en-US"/>
          </w:rPr>
          <w:t>equatoria</w:t>
        </w:r>
      </w:ins>
      <w:ins w:id="50" w:author="rolf" w:date="2016-05-01T09:36:00Z">
        <w:r w:rsidR="0096753C">
          <w:rPr>
            <w:lang w:val="en-US"/>
          </w:rPr>
          <w:t>l</w:t>
        </w:r>
      </w:ins>
      <w:ins w:id="51" w:author="rolf" w:date="2016-05-01T09:35:00Z">
        <w:r w:rsidR="0096753C">
          <w:rPr>
            <w:lang w:val="en-US"/>
          </w:rPr>
          <w:t>l</w:t>
        </w:r>
      </w:ins>
      <w:ins w:id="52" w:author="rolf" w:date="2016-05-01T09:36:00Z">
        <w:r w:rsidR="0096753C">
          <w:rPr>
            <w:lang w:val="en-US"/>
          </w:rPr>
          <w:t>y.</w:t>
        </w:r>
      </w:ins>
      <w:r>
        <w:rPr>
          <w:lang w:val="en-US"/>
        </w:rPr>
        <w:t xml:space="preserve"> </w:t>
      </w:r>
      <w:ins w:id="53" w:author="rolf" w:date="2016-05-01T09:36:00Z">
        <w:r w:rsidR="0096753C">
          <w:rPr>
            <w:lang w:val="en-US"/>
          </w:rPr>
          <w:t xml:space="preserve">It </w:t>
        </w:r>
      </w:ins>
      <w:r>
        <w:rPr>
          <w:lang w:val="en-US"/>
        </w:rPr>
        <w:t xml:space="preserve">operates </w:t>
      </w:r>
      <w:del w:id="54" w:author="rolf" w:date="2016-05-01T09:38:00Z">
        <w:r w:rsidDel="00627D38">
          <w:rPr>
            <w:lang w:val="en-US"/>
          </w:rPr>
          <w:delText xml:space="preserve">the </w:delText>
        </w:r>
      </w:del>
      <w:del w:id="55" w:author="rolf" w:date="2016-05-01T09:36:00Z">
        <w:r w:rsidDel="0096753C">
          <w:rPr>
            <w:lang w:val="en-US"/>
          </w:rPr>
          <w:delText xml:space="preserve">telescope </w:delText>
        </w:r>
      </w:del>
      <w:del w:id="56" w:author="rolf" w:date="2016-05-01T09:38:00Z">
        <w:r w:rsidDel="00627D38">
          <w:rPr>
            <w:lang w:val="en-US"/>
          </w:rPr>
          <w:delText>mounting</w:delText>
        </w:r>
      </w:del>
      <w:ins w:id="57"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lastRenderedPageBreak/>
        <w:drawing>
          <wp:inline distT="0" distB="0" distL="0" distR="0" wp14:anchorId="7902F8A3" wp14:editId="02098D10">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58" w:author="rolf" w:date="2016-05-01T08:38:00Z">
        <w:r w:rsidDel="00EE2235">
          <w:rPr>
            <w:lang w:val="en-US"/>
          </w:rPr>
          <w:delText>0</w:delText>
        </w:r>
      </w:del>
      <w:proofErr w:type="gramStart"/>
      <w:ins w:id="59" w:author="rolf" w:date="2016-10-29T17:06:00Z">
        <w:r w:rsidR="00E07205">
          <w:rPr>
            <w:lang w:val="en-US"/>
          </w:rPr>
          <w:t>3</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60"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61" w:author="rolf" w:date="2016-05-01T08:39:00Z">
        <w:r w:rsidR="002B73B7" w:rsidRPr="002B5809" w:rsidDel="00EE2235">
          <w:rPr>
            <w:lang w:val="en-US"/>
          </w:rPr>
          <w:delText>en</w:delText>
        </w:r>
        <w:r w:rsidR="002B73B7" w:rsidDel="00EE2235">
          <w:rPr>
            <w:lang w:val="en-US"/>
          </w:rPr>
          <w:delText xml:space="preserve">tries </w:delText>
        </w:r>
      </w:del>
      <w:ins w:id="62"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r w:rsidR="002B73B7" w:rsidRPr="002B5809">
        <w:rPr>
          <w:lang w:val="en-US"/>
        </w:rPr>
        <w:t xml:space="preserve">“MoonPanoramaMaker.ini” and “MoonPanoramaMaker.log” </w:t>
      </w:r>
      <w:r w:rsidR="00DE0FF3">
        <w:rPr>
          <w:lang w:val="en-US"/>
        </w:rPr>
        <w:t>in</w:t>
      </w:r>
      <w:r w:rsidR="002B73B7" w:rsidRPr="002B5809">
        <w:rPr>
          <w:lang w:val="en-US"/>
        </w:rPr>
        <w:t xml:space="preserve"> the user’s home directory.</w:t>
      </w:r>
      <w:r w:rsidR="00DE0FF3">
        <w:rPr>
          <w:lang w:val="en-US"/>
        </w:rPr>
        <w:t xml:space="preserve"> </w:t>
      </w:r>
      <w:r>
        <w:rPr>
          <w:lang w:val="en-US"/>
        </w:rPr>
        <w:t>Those two files</w:t>
      </w:r>
      <w:r w:rsidR="00DE0FF3">
        <w:rPr>
          <w:lang w:val="en-US"/>
        </w:rPr>
        <w:t xml:space="preserve"> have to be deleted manually.</w:t>
      </w:r>
    </w:p>
    <w:p w:rsidR="00716DF4" w:rsidRPr="002B5809" w:rsidRDefault="00716DF4" w:rsidP="00716DF4">
      <w:pPr>
        <w:rPr>
          <w:lang w:val="en-US"/>
        </w:rPr>
      </w:pPr>
      <w:r w:rsidRPr="002B5809">
        <w:rPr>
          <w:noProof/>
          <w:lang w:eastAsia="de-DE"/>
        </w:rPr>
        <w:drawing>
          <wp:anchor distT="0" distB="0" distL="114300" distR="114300" simplePos="0" relativeHeight="251674624" behindDoc="0" locked="0" layoutInCell="1" allowOverlap="1" wp14:anchorId="43755E6D" wp14:editId="08B45D9C">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0A77E445" wp14:editId="347CE031">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E07205" w:rsidRPr="0030015A" w:rsidRDefault="00E07205"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E07205" w:rsidRPr="0030015A" w:rsidRDefault="00E07205"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35B18953" wp14:editId="76EE009A">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63"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64"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r w:rsidR="00FA7BB4" w:rsidRPr="002B5809">
        <w:rPr>
          <w:lang w:val="en-US"/>
        </w:rPr>
        <w:t>Torsten Edelmann</w:t>
      </w:r>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65" w:author="rolf" w:date="2016-05-01T08:41:00Z">
        <w:r w:rsidR="00E7337C" w:rsidRPr="002B5809" w:rsidDel="00EE2235">
          <w:rPr>
            <w:lang w:val="en-US"/>
          </w:rPr>
          <w:delText xml:space="preserve">file </w:delText>
        </w:r>
      </w:del>
      <w:ins w:id="66"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67" w:author="rolf" w:date="2016-05-01T08:43:00Z">
        <w:r w:rsidR="00EE2235">
          <w:rPr>
            <w:lang w:val="en-US"/>
          </w:rPr>
          <w:t xml:space="preserve">(it only contains the single file </w:t>
        </w:r>
      </w:ins>
      <w:r w:rsidR="00E7337C" w:rsidRPr="002B5809">
        <w:rPr>
          <w:lang w:val="en-US"/>
        </w:rPr>
        <w:t>“MoonPanoramaMaker.jar”</w:t>
      </w:r>
      <w:ins w:id="68"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69" w:author="rolf" w:date="2016-05-01T08:47:00Z">
        <w:r w:rsidR="00DE0FF3" w:rsidRPr="002B5809" w:rsidDel="003A4583">
          <w:rPr>
            <w:lang w:val="en-US"/>
          </w:rPr>
          <w:delText>P</w:delText>
        </w:r>
      </w:del>
      <w:ins w:id="70" w:author="rolf" w:date="2016-05-01T08:48:00Z">
        <w:r w:rsidR="003A4583">
          <w:rPr>
            <w:lang w:val="en-US"/>
          </w:rPr>
          <w:t>p</w:t>
        </w:r>
      </w:ins>
      <w:r w:rsidR="00DE0FF3" w:rsidRPr="002B5809">
        <w:rPr>
          <w:lang w:val="en-US"/>
        </w:rPr>
        <w:t>lugins</w:t>
      </w:r>
      <w:ins w:id="71"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p>
    <w:p w:rsidR="00421B74" w:rsidRDefault="00EE2235" w:rsidP="007A1CFC">
      <w:pPr>
        <w:rPr>
          <w:lang w:val="en-US"/>
        </w:rPr>
      </w:pPr>
      <w:proofErr w:type="spellStart"/>
      <w:ins w:id="72" w:author="rolf" w:date="2016-05-01T08:45:00Z">
        <w:r>
          <w:rPr>
            <w:lang w:val="en-US"/>
          </w:rPr>
          <w:lastRenderedPageBreak/>
          <w:t>MoonPanoramaMaker</w:t>
        </w:r>
        <w:proofErr w:type="spellEnd"/>
        <w:r>
          <w:rPr>
            <w:lang w:val="en-US"/>
          </w:rPr>
          <w:t xml:space="preserve"> </w:t>
        </w:r>
      </w:ins>
      <w:ins w:id="73" w:author="rolf" w:date="2016-10-29T18:12:00Z">
        <w:r w:rsidR="006B2BFE">
          <w:rPr>
            <w:lang w:val="en-US"/>
          </w:rPr>
          <w:t xml:space="preserve">0.9.3 </w:t>
        </w:r>
      </w:ins>
      <w:ins w:id="74"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75" w:author="rolf" w:date="2016-05-01T08:46:00Z">
        <w:r>
          <w:rPr>
            <w:lang w:val="en-US"/>
          </w:rPr>
          <w:t>“1.</w:t>
        </w:r>
      </w:ins>
      <w:ins w:id="76" w:author="rolf" w:date="2016-10-29T18:09:00Z">
        <w:r w:rsidR="006B2BFE">
          <w:rPr>
            <w:lang w:val="en-US"/>
          </w:rPr>
          <w:t>1</w:t>
        </w:r>
      </w:ins>
      <w:ins w:id="77" w:author="rolf" w:date="2016-05-01T08:46:00Z">
        <w:r>
          <w:rPr>
            <w:lang w:val="en-US"/>
          </w:rPr>
          <w:t xml:space="preserve">” which was introduced </w:t>
        </w:r>
        <w:r w:rsidR="003A4583">
          <w:rPr>
            <w:lang w:val="en-US"/>
          </w:rPr>
          <w:t xml:space="preserve">with the </w:t>
        </w:r>
      </w:ins>
      <w:del w:id="78" w:author="rolf" w:date="2016-05-01T08:45:00Z">
        <w:r w:rsidR="00E7337C" w:rsidRPr="002B5809" w:rsidDel="00EE2235">
          <w:rPr>
            <w:lang w:val="en-US"/>
          </w:rPr>
          <w:delText xml:space="preserve"> </w:delText>
        </w:r>
      </w:del>
      <w:del w:id="79"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80" w:author="rolf" w:date="2016-05-01T08:47:00Z">
        <w:r w:rsidR="00B46B0E" w:rsidDel="003A4583">
          <w:rPr>
            <w:lang w:val="en-US"/>
          </w:rPr>
          <w:delText>3</w:delText>
        </w:r>
      </w:del>
      <w:ins w:id="81" w:author="rolf" w:date="2016-10-29T17:06:00Z">
        <w:r w:rsidR="00E07205">
          <w:rPr>
            <w:lang w:val="en-US"/>
          </w:rPr>
          <w:t>9</w:t>
        </w:r>
      </w:ins>
      <w:r w:rsidR="00B46B0E">
        <w:rPr>
          <w:lang w:val="en-US"/>
        </w:rPr>
        <w:t>.</w:t>
      </w:r>
      <w:r w:rsidR="00FA7BB4" w:rsidRPr="002B5809">
        <w:rPr>
          <w:lang w:val="en-US"/>
        </w:rPr>
        <w:t>x64“</w:t>
      </w:r>
      <w:r w:rsidR="00586687" w:rsidRPr="002B5809">
        <w:rPr>
          <w:lang w:val="en-US"/>
        </w:rPr>
        <w:t>.</w:t>
      </w:r>
      <w:r w:rsidR="00DC2066">
        <w:rPr>
          <w:lang w:val="en-US"/>
        </w:rPr>
        <w:t xml:space="preserve"> </w:t>
      </w:r>
      <w:del w:id="82" w:author="rolf" w:date="2016-05-01T08:49:00Z">
        <w:r w:rsidR="00DC2066" w:rsidDel="003A4583">
          <w:rPr>
            <w:lang w:val="en-US"/>
          </w:rPr>
          <w:delText>Since the</w:delText>
        </w:r>
      </w:del>
      <w:ins w:id="83"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84" w:author="rolf" w:date="2016-05-01T08:49:00Z">
        <w:r w:rsidR="003A4583">
          <w:rPr>
            <w:lang w:val="en-US"/>
          </w:rPr>
          <w:t xml:space="preserve">versions. Therefore, it is </w:t>
        </w:r>
      </w:ins>
      <w:del w:id="85"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86" w:author="rolf" w:date="2016-05-01T08:49:00Z">
        <w:r w:rsidR="00DC2066" w:rsidDel="003A4583">
          <w:rPr>
            <w:lang w:val="en-US"/>
          </w:rPr>
          <w:delText>use exactly this</w:delText>
        </w:r>
      </w:del>
      <w:ins w:id="87" w:author="rolf" w:date="2016-05-01T08:49:00Z">
        <w:r w:rsidR="003A4583">
          <w:rPr>
            <w:lang w:val="en-US"/>
          </w:rPr>
          <w:t xml:space="preserve">download the most recent </w:t>
        </w:r>
      </w:ins>
      <w:del w:id="88"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89" w:author="rolf" w:date="2016-05-01T08:51:00Z">
        <w:r w:rsidR="003A4583">
          <w:rPr>
            <w:lang w:val="en-US"/>
          </w:rPr>
          <w:t xml:space="preserve"> </w:t>
        </w:r>
      </w:ins>
      <w:ins w:id="90"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BETA</w:t>
        </w:r>
      </w:ins>
      <w:ins w:id="91" w:author="rolf" w:date="2016-05-01T08:53:00Z">
        <w:r w:rsidR="003A4583">
          <w:rPr>
            <w:lang w:val="en-US"/>
          </w:rPr>
          <w:t xml:space="preserve"> (64-bit)”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92" w:name="_Toc447795243"/>
      <w:r w:rsidRPr="002B5809">
        <w:rPr>
          <w:lang w:val="en-US"/>
        </w:rPr>
        <w:t>Program Execution</w:t>
      </w:r>
      <w:bookmarkEnd w:id="92"/>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AE3DAA" w:rsidRPr="002B5809" w:rsidRDefault="00AE3DAA" w:rsidP="00AE3DAA">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AE3DAA" w:rsidRPr="002B5809"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93" w:name="_Toc434580433"/>
      <w:bookmarkStart w:id="94" w:name="_Toc435096413"/>
      <w:bookmarkStart w:id="95" w:name="_Toc435434067"/>
      <w:bookmarkStart w:id="96" w:name="_Toc436056847"/>
      <w:bookmarkStart w:id="97" w:name="_Toc436147911"/>
      <w:bookmarkStart w:id="98" w:name="_Toc436147972"/>
      <w:bookmarkStart w:id="99" w:name="_Toc436211756"/>
      <w:bookmarkStart w:id="100" w:name="_Toc447626583"/>
      <w:bookmarkStart w:id="101" w:name="_Toc447708971"/>
      <w:bookmarkStart w:id="102" w:name="_Toc447723052"/>
      <w:bookmarkStart w:id="103" w:name="_Toc447795244"/>
      <w:bookmarkEnd w:id="93"/>
      <w:bookmarkEnd w:id="94"/>
      <w:bookmarkEnd w:id="95"/>
      <w:bookmarkEnd w:id="96"/>
      <w:bookmarkEnd w:id="97"/>
      <w:bookmarkEnd w:id="98"/>
      <w:bookmarkEnd w:id="99"/>
      <w:bookmarkEnd w:id="100"/>
      <w:bookmarkEnd w:id="101"/>
      <w:bookmarkEnd w:id="102"/>
      <w:bookmarkEnd w:id="103"/>
    </w:p>
    <w:p w:rsidR="00AE3DAA" w:rsidRPr="002B5809"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104" w:name="_Toc434580434"/>
      <w:bookmarkStart w:id="105" w:name="_Toc435096414"/>
      <w:bookmarkStart w:id="106" w:name="_Toc435434068"/>
      <w:bookmarkStart w:id="107" w:name="_Toc436056848"/>
      <w:bookmarkStart w:id="108" w:name="_Toc436147912"/>
      <w:bookmarkStart w:id="109" w:name="_Toc436147973"/>
      <w:bookmarkStart w:id="110" w:name="_Toc436211757"/>
      <w:bookmarkStart w:id="111" w:name="_Toc447626584"/>
      <w:bookmarkStart w:id="112" w:name="_Toc447708972"/>
      <w:bookmarkStart w:id="113" w:name="_Toc447723053"/>
      <w:bookmarkStart w:id="114" w:name="_Toc447795245"/>
      <w:bookmarkEnd w:id="104"/>
      <w:bookmarkEnd w:id="105"/>
      <w:bookmarkEnd w:id="106"/>
      <w:bookmarkEnd w:id="107"/>
      <w:bookmarkEnd w:id="108"/>
      <w:bookmarkEnd w:id="109"/>
      <w:bookmarkEnd w:id="110"/>
      <w:bookmarkEnd w:id="111"/>
      <w:bookmarkEnd w:id="112"/>
      <w:bookmarkEnd w:id="113"/>
      <w:bookmarkEnd w:id="114"/>
    </w:p>
    <w:p w:rsidR="00AE3DAA" w:rsidRPr="002B5809"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115" w:name="_Toc434580435"/>
      <w:bookmarkStart w:id="116" w:name="_Toc435096415"/>
      <w:bookmarkStart w:id="117" w:name="_Toc435434069"/>
      <w:bookmarkStart w:id="118" w:name="_Toc436056849"/>
      <w:bookmarkStart w:id="119" w:name="_Toc436147913"/>
      <w:bookmarkStart w:id="120" w:name="_Toc436147974"/>
      <w:bookmarkStart w:id="121" w:name="_Toc436211758"/>
      <w:bookmarkStart w:id="122" w:name="_Toc447626585"/>
      <w:bookmarkStart w:id="123" w:name="_Toc447708973"/>
      <w:bookmarkStart w:id="124" w:name="_Toc447723054"/>
      <w:bookmarkStart w:id="125" w:name="_Toc447795246"/>
      <w:bookmarkEnd w:id="115"/>
      <w:bookmarkEnd w:id="116"/>
      <w:bookmarkEnd w:id="117"/>
      <w:bookmarkEnd w:id="118"/>
      <w:bookmarkEnd w:id="119"/>
      <w:bookmarkEnd w:id="120"/>
      <w:bookmarkEnd w:id="121"/>
      <w:bookmarkEnd w:id="122"/>
      <w:bookmarkEnd w:id="123"/>
      <w:bookmarkEnd w:id="124"/>
      <w:bookmarkEnd w:id="125"/>
    </w:p>
    <w:p w:rsidR="00AE3DAA" w:rsidRPr="002B5809" w:rsidRDefault="00083A6E" w:rsidP="00AE3DAA">
      <w:pPr>
        <w:pStyle w:val="berschrift3"/>
        <w:rPr>
          <w:lang w:val="en-US"/>
        </w:rPr>
      </w:pPr>
      <w:bookmarkStart w:id="126" w:name="_Toc447795247"/>
      <w:r w:rsidRPr="002B5809">
        <w:rPr>
          <w:lang w:val="en-US"/>
        </w:rPr>
        <w:t>Configuration at First Program Launch</w:t>
      </w:r>
      <w:bookmarkEnd w:id="126"/>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127" w:author="rolf" w:date="2016-10-29T18:23:00Z">
        <w:r w:rsidR="00170BDF">
          <w:rPr>
            <w:lang w:val="en-US"/>
          </w:rPr>
          <w:t>Appendix</w:t>
        </w:r>
        <w:r w:rsidR="00170BDF" w:rsidRPr="002B5809">
          <w:rPr>
            <w:lang w:val="en-US"/>
          </w:rPr>
          <w:t xml:space="preserve"> A: Parameter</w:t>
        </w:r>
        <w:r w:rsidR="00170BDF">
          <w:rPr>
            <w:lang w:val="en-US"/>
          </w:rPr>
          <w:t>s</w:t>
        </w:r>
        <w:r w:rsidR="00170BDF" w:rsidRPr="002B5809">
          <w:rPr>
            <w:lang w:val="en-US"/>
          </w:rPr>
          <w:t xml:space="preserve"> </w:t>
        </w:r>
        <w:r w:rsidR="00170BDF">
          <w:rPr>
            <w:lang w:val="en-US"/>
          </w:rPr>
          <w:t>at the Configuration Dialog</w:t>
        </w:r>
      </w:ins>
      <w:del w:id="128"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proofErr w:type="gramStart"/>
      <w:r w:rsidR="00DC2066">
        <w:rPr>
          <w:lang w:val="en-US" w:eastAsia="de-DE"/>
        </w:rPr>
        <w:t xml:space="preserve">“ </w:t>
      </w:r>
      <w:r w:rsidR="004662A4">
        <w:rPr>
          <w:lang w:val="en-US" w:eastAsia="de-DE"/>
        </w:rPr>
        <w:t>into</w:t>
      </w:r>
      <w:proofErr w:type="gramEnd"/>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129"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2C94A724" wp14:editId="5DDCD28A">
                <wp:simplePos x="0" y="0"/>
                <wp:positionH relativeFrom="column">
                  <wp:posOffset>69215</wp:posOffset>
                </wp:positionH>
                <wp:positionV relativeFrom="paragraph">
                  <wp:posOffset>2744008</wp:posOffset>
                </wp:positionV>
                <wp:extent cx="3768090" cy="277091"/>
                <wp:effectExtent l="0" t="0" r="3810" b="889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77091"/>
                        </a:xfrm>
                        <a:prstGeom prst="rect">
                          <a:avLst/>
                        </a:prstGeom>
                        <a:solidFill>
                          <a:srgbClr val="FFFFFF"/>
                        </a:solidFill>
                        <a:ln w="9525">
                          <a:noFill/>
                          <a:miter lim="800000"/>
                          <a:headEnd/>
                          <a:tailEnd/>
                        </a:ln>
                      </wps:spPr>
                      <wps:txbx>
                        <w:txbxContent>
                          <w:p w:rsidR="00E07205" w:rsidRPr="0030015A" w:rsidRDefault="00E07205"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216.05pt;width:296.7pt;height:2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" stroked="f">
                <v:textbox>
                  <w:txbxContent>
                    <w:p w:rsidR="00E07205" w:rsidRPr="0030015A" w:rsidRDefault="00E07205"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2ADD58A1" wp14:editId="089DE631">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rsidP="00AC3021">
      <w:pPr>
        <w:rPr>
          <w:lang w:val="en-US" w:eastAsia="de-DE"/>
        </w:rPr>
        <w:pPrChange w:id="130" w:author="rolf" w:date="2016-10-29T17:41:00Z">
          <w:pPr>
            <w:spacing w:after="0" w:line="240" w:lineRule="auto"/>
          </w:pPr>
        </w:pPrChange>
      </w:pPr>
      <w:del w:id="131"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lastRenderedPageBreak/>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 xml:space="preserve">Camera automation“ is set to </w:t>
      </w:r>
      <w:r w:rsidR="00C71601">
        <w:rPr>
          <w:lang w:val="en-US" w:eastAsia="de-DE"/>
        </w:rPr>
        <w:t>“</w:t>
      </w:r>
      <w:r w:rsidRPr="002B5809">
        <w:rPr>
          <w:lang w:val="en-US" w:eastAsia="de-DE"/>
        </w:rPr>
        <w:t xml:space="preserve">True“,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132" w:author="rolf" w:date="2016-05-01T09:00:00Z">
        <w:r w:rsidR="007D1C1E">
          <w:rPr>
            <w:lang w:val="en-US" w:eastAsia="de-DE"/>
          </w:rPr>
          <w:t>a wrong</w:t>
        </w:r>
      </w:ins>
      <w:ins w:id="133"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134" w:author="rolf" w:date="2016-05-01T09:00:00Z">
        <w:r w:rsidR="007D1C1E">
          <w:rPr>
            <w:lang w:val="en-US" w:eastAsia="de-DE"/>
          </w:rPr>
          <w:t>is used</w:t>
        </w:r>
      </w:ins>
      <w:ins w:id="135"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136" w:author="rolf" w:date="2016-05-01T08:56:00Z">
        <w:r w:rsidR="004662A4" w:rsidDel="003A4583">
          <w:rPr>
            <w:lang w:val="en-US" w:eastAsia="de-DE"/>
          </w:rPr>
          <w:delText xml:space="preserve">file </w:delText>
        </w:r>
      </w:del>
      <w:ins w:id="137"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r w:rsidR="00170BDF">
        <w:rPr>
          <w:lang w:val="en-US" w:eastAsia="de-DE"/>
        </w:rPr>
        <w:t>2</w:t>
      </w:r>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“enter”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alignment are kept. For this reason it is recommended to do all parameter changes at program start only.</w:t>
      </w:r>
    </w:p>
    <w:p w:rsidR="005C3C0C" w:rsidRPr="002B5809" w:rsidRDefault="008C5A95" w:rsidP="005C3C0C">
      <w:pPr>
        <w:pStyle w:val="berschrift3"/>
        <w:rPr>
          <w:lang w:val="en-US"/>
        </w:rPr>
      </w:pPr>
      <w:bookmarkStart w:id="138" w:name="_Toc447795248"/>
      <w:r w:rsidRPr="002B5809">
        <w:rPr>
          <w:lang w:val="en-US"/>
        </w:rPr>
        <w:t>Choosing the ASCOM Hub</w:t>
      </w:r>
      <w:bookmarkEnd w:id="138"/>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52D9F6D1" wp14:editId="0EDE8306">
            <wp:extent cx="2728912" cy="164703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726988" cy="1645872"/>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139" w:name="_Toc447795249"/>
      <w:r w:rsidRPr="002B5809">
        <w:rPr>
          <w:lang w:val="en-US"/>
        </w:rPr>
        <w:t>Layout of the Main Window</w:t>
      </w:r>
      <w:bookmarkEnd w:id="139"/>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“enter” key.</w:t>
      </w:r>
    </w:p>
    <w:p w:rsidR="00A4216F" w:rsidRDefault="0050205E" w:rsidP="00776F8A">
      <w:pPr>
        <w:pStyle w:val="Listenabsatz"/>
        <w:numPr>
          <w:ilvl w:val="0"/>
          <w:numId w:val="36"/>
        </w:numPr>
        <w:rPr>
          <w:lang w:val="en-US" w:eastAsia="de-DE"/>
        </w:rPr>
      </w:pPr>
      <w:r w:rsidRPr="002B5809">
        <w:rPr>
          <w:lang w:val="en-US" w:eastAsia="de-DE"/>
        </w:rPr>
        <w:lastRenderedPageBreak/>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140" w:author="rolf" w:date="2016-05-01T09:07:00Z">
        <w:r w:rsidDel="000A51DA">
          <w:rPr>
            <w:noProof/>
            <w:lang w:eastAsia="de-DE"/>
          </w:rPr>
          <w:drawing>
            <wp:inline distT="0" distB="0" distL="0" distR="0" wp14:anchorId="58A1224C" wp14:editId="38AD9906">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141" w:author="rolf" w:date="2016-05-01T09:07:00Z">
        <w:r w:rsidR="000A51DA">
          <w:rPr>
            <w:noProof/>
            <w:lang w:eastAsia="de-DE"/>
          </w:rPr>
          <w:drawing>
            <wp:inline distT="0" distB="0" distL="0" distR="0">
              <wp:extent cx="5729869" cy="2131060"/>
              <wp:effectExtent l="0" t="0" r="4445"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29869" cy="2131060"/>
                      </a:xfrm>
                      <a:prstGeom prst="rect">
                        <a:avLst/>
                      </a:prstGeom>
                    </pic:spPr>
                  </pic:pic>
                </a:graphicData>
              </a:graphic>
            </wp:inline>
          </w:drawing>
        </w:r>
      </w:ins>
    </w:p>
    <w:p w:rsidR="000A51DA" w:rsidRDefault="000A51DA">
      <w:pPr>
        <w:rPr>
          <w:ins w:id="142" w:author="rolf" w:date="2016-05-01T09:10:00Z"/>
          <w:lang w:val="en-US"/>
        </w:rPr>
        <w:pPrChange w:id="143" w:author="rolf" w:date="2016-05-01T09:10:00Z">
          <w:pPr>
            <w:pStyle w:val="berschrift3"/>
          </w:pPr>
        </w:pPrChange>
      </w:pPr>
      <w:bookmarkStart w:id="144" w:name="_Ref447715460"/>
      <w:bookmarkStart w:id="145" w:name="_Toc447795250"/>
    </w:p>
    <w:p w:rsidR="003214BE" w:rsidRPr="002B5809" w:rsidRDefault="00B03FCE" w:rsidP="003214BE">
      <w:pPr>
        <w:pStyle w:val="berschrift3"/>
        <w:rPr>
          <w:lang w:val="en-US"/>
        </w:rPr>
      </w:pPr>
      <w:bookmarkStart w:id="146" w:name="_Ref449896630"/>
      <w:r>
        <w:rPr>
          <w:lang w:val="en-US"/>
        </w:rPr>
        <w:t>Selecting a Landmark on the Moon for Mount Alignment</w:t>
      </w:r>
      <w:bookmarkEnd w:id="144"/>
      <w:bookmarkEnd w:id="145"/>
      <w:bookmarkEnd w:id="146"/>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6F224654" wp14:editId="10F0F031">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E07205" w:rsidRPr="00A137BE" w:rsidRDefault="00E07205"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E07205" w:rsidRPr="00A137BE" w:rsidRDefault="00E07205"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063B52F5" wp14:editId="2CEA3B99">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RDefault="0009390B">
      <w:pPr>
        <w:spacing w:after="0" w:line="240" w:lineRule="auto"/>
        <w:rPr>
          <w:lang w:val="en-US" w:eastAsia="de-DE"/>
        </w:rPr>
      </w:pPr>
      <w:r>
        <w:rPr>
          <w:lang w:val="en-US" w:eastAsia="de-DE"/>
        </w:rPr>
        <w:br w:type="page"/>
      </w:r>
    </w:p>
    <w:p w:rsidR="00236638" w:rsidRDefault="00236638" w:rsidP="00236638">
      <w:pPr>
        <w:rPr>
          <w:lang w:val="en-US" w:eastAsia="de-DE"/>
        </w:rPr>
      </w:pPr>
      <w:r w:rsidRPr="002B5809">
        <w:rPr>
          <w:lang w:val="en-US" w:eastAsia="de-DE"/>
        </w:rPr>
        <w:lastRenderedPageBreak/>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B03FCE" w:rsidP="00B67BA7">
      <w:pPr>
        <w:rPr>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30FD3812" wp14:editId="7D5CDC0F">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E07205" w:rsidRPr="00A137BE" w:rsidRDefault="00E07205">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E07205" w:rsidRPr="00A137BE" w:rsidRDefault="00E07205">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6E731D43" wp14:editId="5136903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147"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w:t>
      </w:r>
      <w:r w:rsidRPr="002B5809">
        <w:rPr>
          <w:lang w:val="en-US" w:eastAsia="de-DE"/>
        </w:rPr>
        <w:lastRenderedPageBreak/>
        <w:t>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148" w:name="_Ref447716709"/>
      <w:bookmarkStart w:id="149" w:name="_Toc447795251"/>
      <w:r w:rsidRPr="002B5809">
        <w:rPr>
          <w:lang w:val="en-US"/>
        </w:rPr>
        <w:t>Camera Rotation</w:t>
      </w:r>
      <w:bookmarkEnd w:id="148"/>
      <w:bookmarkEnd w:id="149"/>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354892EF" wp14:editId="3C39B0B1">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0C3C564A" wp14:editId="01C6FC26">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150" w:author="rolf" w:date="2016-10-29T18:06:00Z">
        <w:r w:rsidRPr="002B5809" w:rsidDel="006B2BFE">
          <w:rPr>
            <w:lang w:val="en-US" w:eastAsia="de-DE"/>
          </w:rPr>
          <w:delText>is oriented correctly in the</w:delText>
        </w:r>
      </w:del>
      <w:ins w:id="151"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“enter”. It does not matter if the Moon is standing upright or upside down.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152" w:name="_Ref436315061"/>
      <w:bookmarkStart w:id="153" w:name="_Toc447795252"/>
      <w:r w:rsidRPr="002B5809">
        <w:rPr>
          <w:lang w:val="en-US"/>
        </w:rPr>
        <w:t>Selection and Positioning of the Focus Area</w:t>
      </w:r>
      <w:bookmarkEnd w:id="152"/>
      <w:bookmarkEnd w:id="153"/>
    </w:p>
    <w:p w:rsidR="00006EA2" w:rsidRPr="002B5809"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T</w:t>
      </w:r>
      <w:r w:rsidR="005F4E74" w:rsidRPr="002B5809">
        <w:rPr>
          <w:lang w:val="en-US" w:eastAsia="de-DE"/>
        </w:rPr>
        <w:t xml:space="preserve">he user selects an area on the Moon which is </w:t>
      </w:r>
      <w:r w:rsidR="004D6CEA" w:rsidRPr="002B5809">
        <w:rPr>
          <w:lang w:val="en-US" w:eastAsia="de-DE"/>
        </w:rPr>
        <w:t xml:space="preserve">not too dim </w:t>
      </w:r>
      <w:r w:rsidR="005F4E74" w:rsidRPr="002B5809">
        <w:rPr>
          <w:lang w:val="en-US" w:eastAsia="de-DE"/>
        </w:rPr>
        <w:t xml:space="preserve">and contains </w:t>
      </w:r>
      <w:r w:rsidR="004D6CEA" w:rsidRPr="002B5809">
        <w:rPr>
          <w:lang w:val="en-US" w:eastAsia="de-DE"/>
        </w:rPr>
        <w:t xml:space="preserve">enough </w:t>
      </w:r>
      <w:r w:rsidR="005F4E74" w:rsidRPr="002B5809">
        <w:rPr>
          <w:lang w:val="en-US" w:eastAsia="de-DE"/>
        </w:rPr>
        <w:t xml:space="preserve">high-contrast features, so that focus </w:t>
      </w:r>
      <w:r w:rsidR="006D24EC">
        <w:rPr>
          <w:lang w:val="en-US" w:eastAsia="de-DE"/>
        </w:rPr>
        <w:t>errors are recognized as easily as possible</w:t>
      </w:r>
      <w:r w:rsidR="0036265A">
        <w:rPr>
          <w:lang w:val="en-US" w:eastAsia="de-DE"/>
        </w:rPr>
        <w:t>, and</w:t>
      </w:r>
      <w:r w:rsidR="006D24EC">
        <w:rPr>
          <w:lang w:val="en-US" w:eastAsia="de-DE"/>
        </w:rPr>
        <w:t xml:space="preserve"> presses the </w:t>
      </w:r>
      <w:r w:rsidR="006D24EC" w:rsidRPr="002B5809">
        <w:rPr>
          <w:lang w:val="en-US" w:eastAsia="de-DE"/>
        </w:rPr>
        <w:t>GUI button “Select Focus Area”</w:t>
      </w:r>
      <w:r w:rsidR="006D24EC">
        <w:rPr>
          <w:lang w:val="en-US" w:eastAsia="de-DE"/>
        </w:rPr>
        <w:t xml:space="preserve">. </w:t>
      </w:r>
      <w:r w:rsidR="005F4E74" w:rsidRPr="002B5809">
        <w:rPr>
          <w:lang w:val="en-US" w:eastAsia="de-DE"/>
        </w:rPr>
        <w:t>Aft</w:t>
      </w:r>
      <w:r w:rsidR="006D24EC">
        <w:rPr>
          <w:lang w:val="en-US" w:eastAsia="de-DE"/>
        </w:rPr>
        <w:t>er driving the telescope to the selected</w:t>
      </w:r>
      <w:r w:rsidR="005F4E74" w:rsidRPr="002B5809">
        <w:rPr>
          <w:lang w:val="en-US" w:eastAsia="de-DE"/>
        </w:rPr>
        <w:t xml:space="preserve"> place using the arrow keys (either on the hand controller or computer</w:t>
      </w:r>
      <w:r w:rsidR="00BC0C37">
        <w:rPr>
          <w:lang w:val="en-US" w:eastAsia="de-DE"/>
        </w:rPr>
        <w:t>, see above</w:t>
      </w:r>
      <w:r w:rsidR="005F4E74" w:rsidRPr="002B5809">
        <w:rPr>
          <w:lang w:val="en-US" w:eastAsia="de-DE"/>
        </w:rPr>
        <w:t xml:space="preserve">), the </w:t>
      </w:r>
      <w:r w:rsidR="0036265A">
        <w:rPr>
          <w:lang w:val="en-US" w:eastAsia="de-DE"/>
        </w:rPr>
        <w:t xml:space="preserve">user stores this </w:t>
      </w:r>
      <w:r w:rsidR="005F4E74" w:rsidRPr="002B5809">
        <w:rPr>
          <w:lang w:val="en-US" w:eastAsia="de-DE"/>
        </w:rPr>
        <w:t xml:space="preserve">position by pressing </w:t>
      </w:r>
      <w:r w:rsidR="0036265A">
        <w:rPr>
          <w:lang w:val="en-US" w:eastAsia="de-DE"/>
        </w:rPr>
        <w:t>“enter”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brings the telescope back to </w:t>
      </w:r>
      <w:r w:rsidR="0036265A">
        <w:rPr>
          <w:lang w:val="en-US" w:eastAsia="de-DE"/>
        </w:rPr>
        <w:t>the selected focus</w:t>
      </w:r>
      <w:r w:rsidR="005F4E74" w:rsidRPr="002B5809">
        <w:rPr>
          <w:lang w:val="en-US" w:eastAsia="de-DE"/>
        </w:rPr>
        <w:t xml:space="preserve"> position.</w:t>
      </w:r>
    </w:p>
    <w:p w:rsidR="003214BE" w:rsidRPr="002B5809" w:rsidRDefault="004D6CEA" w:rsidP="003214BE">
      <w:pPr>
        <w:pStyle w:val="berschrift3"/>
        <w:rPr>
          <w:lang w:val="en-US"/>
        </w:rPr>
      </w:pPr>
      <w:bookmarkStart w:id="154" w:name="_Ref436147257"/>
      <w:bookmarkStart w:id="155" w:name="_Toc44779525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154"/>
      <w:bookmarkEnd w:id="155"/>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r w:rsidR="0087273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lastRenderedPageBreak/>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proofErr w:type="gramStart"/>
      <w:r w:rsidRPr="002B5809">
        <w:rPr>
          <w:lang w:val="en-US" w:eastAsia="de-DE"/>
        </w:rPr>
        <w:t>“ shows</w:t>
      </w:r>
      <w:proofErr w:type="gramEnd"/>
      <w:r w:rsidRPr="002B5809">
        <w:rPr>
          <w:lang w:val="en-US" w:eastAsia="de-DE"/>
        </w:rPr>
        <w:t xml:space="preserve">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156"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352460B2" wp14:editId="4F9E50C6">
                  <wp:simplePos x="0" y="0"/>
                  <wp:positionH relativeFrom="column">
                    <wp:posOffset>3180080</wp:posOffset>
                  </wp:positionH>
                  <wp:positionV relativeFrom="paragraph">
                    <wp:posOffset>2355735</wp:posOffset>
                  </wp:positionV>
                  <wp:extent cx="2729345" cy="1115291"/>
                  <wp:effectExtent l="0" t="0" r="0" b="889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115291"/>
                          </a:xfrm>
                          <a:prstGeom prst="rect">
                            <a:avLst/>
                          </a:prstGeom>
                          <a:solidFill>
                            <a:srgbClr val="FFFFFF"/>
                          </a:solidFill>
                          <a:ln w="9525">
                            <a:noFill/>
                            <a:miter lim="800000"/>
                            <a:headEnd/>
                            <a:tailEnd/>
                          </a:ln>
                        </wps:spPr>
                        <wps:txbx>
                          <w:txbxContent>
                            <w:p w:rsidR="0068080C" w:rsidRPr="00A137BE" w:rsidRDefault="0068080C" w:rsidP="0068080C">
                              <w:pPr>
                                <w:rPr>
                                  <w:lang w:val="en-US"/>
                                </w:rPr>
                              </w:pPr>
                              <w:del w:id="157" w:author="rolf" w:date="2016-10-29T18:18:00Z">
                                <w:r w:rsidRPr="00A137BE" w:rsidDel="0068080C">
                                  <w:rPr>
                                    <w:lang w:val="en-US"/>
                                  </w:rPr>
                                  <w:delText xml:space="preserve">The landmark is centered in the camera live-view </w:delText>
                                </w:r>
                                <w:r w:rsidDel="0068080C">
                                  <w:rPr>
                                    <w:lang w:val="en-US"/>
                                  </w:rPr>
                                  <w:delText>window.</w:delText>
                                </w:r>
                              </w:del>
                              <w:ins w:id="158" w:author="rolf" w:date="2016-10-29T18:18:00Z">
                                <w:r>
                                  <w:rPr>
                                    <w:lang w:val="en-US"/>
                                  </w:rPr>
                                  <w:t xml:space="preserve">The </w:t>
                                </w:r>
                              </w:ins>
                              <w:ins w:id="159" w:author="rolf" w:date="2016-10-29T18:19:00Z">
                                <w:r>
                                  <w:rPr>
                                    <w:lang w:val="en-US"/>
                                  </w:rPr>
                                  <w:t>“Tile Arrangement” window shows the moon in the so-called “normalized orienta</w:t>
                                </w:r>
                              </w:ins>
                              <w:ins w:id="160" w:author="rolf" w:date="2016-10-29T18:21:00Z">
                                <w:r>
                                  <w:rPr>
                                    <w:lang w:val="en-US"/>
                                  </w:rPr>
                                  <w:softHyphen/>
                                </w:r>
                              </w:ins>
                              <w:ins w:id="161" w:author="rolf" w:date="2016-10-29T18:19:00Z">
                                <w:r>
                                  <w:rPr>
                                    <w:lang w:val="en-US"/>
                                  </w:rPr>
                                  <w:t>tion”, i.e. with the sunlit limb pointing to the right. 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85.5pt;width:214.9pt;height: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" stroked="f">
                  <v:textbox>
                    <w:txbxContent>
                      <w:p w:rsidR="0068080C" w:rsidRPr="00A137BE" w:rsidRDefault="0068080C" w:rsidP="0068080C">
                        <w:pPr>
                          <w:rPr>
                            <w:lang w:val="en-US"/>
                          </w:rPr>
                        </w:pPr>
                        <w:del w:id="162" w:author="rolf" w:date="2016-10-29T18:18:00Z">
                          <w:r w:rsidRPr="00A137BE" w:rsidDel="0068080C">
                            <w:rPr>
                              <w:lang w:val="en-US"/>
                            </w:rPr>
                            <w:delText xml:space="preserve">The landmark is centered in the camera live-view </w:delText>
                          </w:r>
                          <w:r w:rsidDel="0068080C">
                            <w:rPr>
                              <w:lang w:val="en-US"/>
                            </w:rPr>
                            <w:delText>window.</w:delText>
                          </w:r>
                        </w:del>
                        <w:ins w:id="163" w:author="rolf" w:date="2016-10-29T18:18:00Z">
                          <w:r>
                            <w:rPr>
                              <w:lang w:val="en-US"/>
                            </w:rPr>
                            <w:t xml:space="preserve">The </w:t>
                          </w:r>
                        </w:ins>
                        <w:ins w:id="164" w:author="rolf" w:date="2016-10-29T18:19:00Z">
                          <w:r>
                            <w:rPr>
                              <w:lang w:val="en-US"/>
                            </w:rPr>
                            <w:t>“Tile Arrangement” window shows the moon in the so-called “normalized orienta</w:t>
                          </w:r>
                        </w:ins>
                        <w:ins w:id="165" w:author="rolf" w:date="2016-10-29T18:21:00Z">
                          <w:r>
                            <w:rPr>
                              <w:lang w:val="en-US"/>
                            </w:rPr>
                            <w:softHyphen/>
                          </w:r>
                        </w:ins>
                        <w:ins w:id="166" w:author="rolf" w:date="2016-10-29T18:19:00Z">
                          <w:r>
                            <w:rPr>
                              <w:lang w:val="en-US"/>
                            </w:rPr>
                            <w:t>tion”, i.e. with the sunlit limb pointing to the right. 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08D51CE9" wp14:editId="72C2C59F">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bookmarkStart w:id="167" w:name="_GoBack"/>
      <w:bookmarkEnd w:id="167"/>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168"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proofErr w:type="gramStart"/>
      <w:r w:rsidRPr="002B5809">
        <w:rPr>
          <w:lang w:val="en-US" w:eastAsia="de-DE"/>
        </w:rPr>
        <w:t>“ is</w:t>
      </w:r>
      <w:proofErr w:type="gramEnd"/>
      <w:r w:rsidRPr="002B5809">
        <w:rPr>
          <w:lang w:val="en-US" w:eastAsia="de-DE"/>
        </w:rPr>
        <w:t xml:space="preserve">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“enter”. After this, the program automatically selects the next un-processed tile and repeats the process.</w:t>
      </w:r>
    </w:p>
    <w:p w:rsidR="000A51DA" w:rsidRDefault="000A51DA" w:rsidP="00085179">
      <w:pPr>
        <w:rPr>
          <w:lang w:val="en-US" w:eastAsia="de-DE"/>
        </w:rPr>
      </w:pPr>
      <w:proofErr w:type="gramStart"/>
      <w:ins w:id="169" w:author="rolf" w:date="2016-05-01T09:16:00Z">
        <w:r>
          <w:rPr>
            <w:lang w:val="en-US" w:eastAsia="de-DE"/>
          </w:rPr>
          <w:t xml:space="preserve">If </w:t>
        </w:r>
      </w:ins>
      <w:ins w:id="170" w:author="rolf" w:date="2016-05-01T09:17:00Z">
        <w:r w:rsidR="00BB5664">
          <w:rPr>
            <w:lang w:val="en-US" w:eastAsia="de-DE"/>
          </w:rPr>
          <w:t xml:space="preserve"> </w:t>
        </w:r>
      </w:ins>
      <w:ins w:id="171" w:author="rolf" w:date="2016-05-01T09:19:00Z">
        <w:r w:rsidR="00BB5664">
          <w:rPr>
            <w:lang w:val="en-US" w:eastAsia="de-DE"/>
          </w:rPr>
          <w:t>the</w:t>
        </w:r>
        <w:proofErr w:type="gramEnd"/>
        <w:r w:rsidR="00BB5664">
          <w:rPr>
            <w:lang w:val="en-US" w:eastAsia="de-DE"/>
          </w:rPr>
          <w:t xml:space="preserve"> </w:t>
        </w:r>
      </w:ins>
      <w:ins w:id="172" w:author="rolf" w:date="2016-05-01T09:17:00Z">
        <w:r w:rsidR="00BB5664">
          <w:rPr>
            <w:lang w:val="en-US" w:eastAsia="de-DE"/>
          </w:rPr>
          <w:t>video</w:t>
        </w:r>
      </w:ins>
      <w:ins w:id="173" w:author="rolf" w:date="2016-05-01T09:20:00Z">
        <w:r w:rsidR="00BB5664">
          <w:rPr>
            <w:lang w:val="en-US" w:eastAsia="de-DE"/>
          </w:rPr>
          <w:t>s</w:t>
        </w:r>
      </w:ins>
      <w:ins w:id="174" w:author="rolf" w:date="2016-05-01T09:17:00Z">
        <w:r w:rsidR="00BB5664">
          <w:rPr>
            <w:lang w:val="en-US" w:eastAsia="de-DE"/>
          </w:rPr>
          <w:t xml:space="preserve"> </w:t>
        </w:r>
      </w:ins>
      <w:ins w:id="175" w:author="rolf" w:date="2016-05-01T09:20:00Z">
        <w:r w:rsidR="00BB5664">
          <w:rPr>
            <w:lang w:val="en-US" w:eastAsia="de-DE"/>
          </w:rPr>
          <w:t>are recorded</w:t>
        </w:r>
      </w:ins>
      <w:ins w:id="176" w:author="rolf" w:date="2016-05-01T09:17:00Z">
        <w:r w:rsidR="00BB5664">
          <w:rPr>
            <w:lang w:val="en-US" w:eastAsia="de-DE"/>
          </w:rPr>
          <w:t xml:space="preserve"> in automatic mode, </w:t>
        </w:r>
      </w:ins>
      <w:ins w:id="177" w:author="rolf" w:date="2016-05-01T09:18:00Z">
        <w:r w:rsidR="00BB5664">
          <w:rPr>
            <w:lang w:val="en-US" w:eastAsia="de-DE"/>
          </w:rPr>
          <w:t xml:space="preserve">the user selects </w:t>
        </w:r>
      </w:ins>
      <w:ins w:id="178" w:author="rolf" w:date="2016-05-01T09:17:00Z">
        <w:r w:rsidR="00BB5664">
          <w:rPr>
            <w:lang w:val="en-US" w:eastAsia="de-DE"/>
          </w:rPr>
          <w:t>the video file name</w:t>
        </w:r>
      </w:ins>
      <w:ins w:id="179" w:author="rolf" w:date="2016-05-01T09:18:00Z">
        <w:r w:rsidR="00BB5664">
          <w:rPr>
            <w:lang w:val="en-US" w:eastAsia="de-DE"/>
          </w:rPr>
          <w:t xml:space="preserve"> format in</w:t>
        </w:r>
      </w:ins>
      <w:ins w:id="180" w:author="rolf" w:date="2016-05-01T09:17:00Z">
        <w:r w:rsidR="00BB5664">
          <w:rPr>
            <w:lang w:val="en-US" w:eastAsia="de-DE"/>
          </w:rPr>
          <w:t xml:space="preserve"> </w:t>
        </w:r>
        <w:proofErr w:type="spellStart"/>
        <w:r w:rsidR="00BB5664">
          <w:rPr>
            <w:lang w:val="en-US" w:eastAsia="de-DE"/>
          </w:rPr>
          <w:t>FireCapture</w:t>
        </w:r>
      </w:ins>
      <w:proofErr w:type="spellEnd"/>
      <w:ins w:id="181" w:author="rolf" w:date="2016-05-01T09:19:00Z">
        <w:r w:rsidR="00BB5664">
          <w:rPr>
            <w:lang w:val="en-US" w:eastAsia="de-DE"/>
          </w:rPr>
          <w:t xml:space="preserve">. </w:t>
        </w:r>
      </w:ins>
      <w:ins w:id="182" w:author="rolf" w:date="2016-05-01T09:28:00Z">
        <w:r w:rsidR="0096753C">
          <w:rPr>
            <w:lang w:val="en-US" w:eastAsia="de-DE"/>
          </w:rPr>
          <w:t xml:space="preserve">Additionally, </w:t>
        </w:r>
      </w:ins>
      <w:proofErr w:type="spellStart"/>
      <w:ins w:id="183" w:author="rolf" w:date="2016-05-01T09:20:00Z">
        <w:r w:rsidR="00BB5664">
          <w:rPr>
            <w:lang w:val="en-US" w:eastAsia="de-DE"/>
          </w:rPr>
          <w:t>MoonPanoramaMaker</w:t>
        </w:r>
        <w:proofErr w:type="spellEnd"/>
        <w:r w:rsidR="00BB5664">
          <w:rPr>
            <w:lang w:val="en-US" w:eastAsia="de-DE"/>
          </w:rPr>
          <w:t xml:space="preserve"> appends to each file name the string “_Tile-</w:t>
        </w:r>
        <w:proofErr w:type="spellStart"/>
        <w:r w:rsidR="00BB5664">
          <w:rPr>
            <w:lang w:val="en-US" w:eastAsia="de-DE"/>
          </w:rPr>
          <w:t>nnn</w:t>
        </w:r>
        <w:proofErr w:type="spellEnd"/>
        <w:r w:rsidR="00BB5664">
          <w:rPr>
            <w:lang w:val="en-US" w:eastAsia="de-DE"/>
          </w:rPr>
          <w:t xml:space="preserve">”, where </w:t>
        </w:r>
      </w:ins>
      <w:ins w:id="184"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 full file name could then look like “Moon_210531_Tile-023.ser</w:t>
        </w:r>
      </w:ins>
      <w:ins w:id="185" w:author="rolf" w:date="2016-05-01T09:23:00Z">
        <w:r w:rsidR="00BB5664">
          <w:rPr>
            <w:lang w:val="en-US" w:eastAsia="de-DE"/>
          </w:rPr>
          <w:t xml:space="preserve">”. </w:t>
        </w:r>
      </w:ins>
      <w:ins w:id="186" w:author="rolf" w:date="2016-05-01T09:25:00Z">
        <w:r w:rsidR="00BB5664">
          <w:rPr>
            <w:lang w:val="en-US" w:eastAsia="de-DE"/>
          </w:rPr>
          <w:t xml:space="preserve">If </w:t>
        </w:r>
      </w:ins>
      <w:ins w:id="187" w:author="rolf" w:date="2016-05-01T09:27:00Z">
        <w:r w:rsidR="00BB5664">
          <w:rPr>
            <w:lang w:val="en-US" w:eastAsia="de-DE"/>
          </w:rPr>
          <w:t xml:space="preserve">a </w:t>
        </w:r>
      </w:ins>
      <w:ins w:id="188" w:author="rolf" w:date="2016-05-01T09:25:00Z">
        <w:r w:rsidR="00BB5664">
          <w:rPr>
            <w:lang w:val="en-US" w:eastAsia="de-DE"/>
          </w:rPr>
          <w:t xml:space="preserve">tile </w:t>
        </w:r>
      </w:ins>
      <w:ins w:id="189" w:author="rolf" w:date="2016-05-01T09:27:00Z">
        <w:r w:rsidR="00BB5664">
          <w:rPr>
            <w:lang w:val="en-US" w:eastAsia="de-DE"/>
          </w:rPr>
          <w:t>is</w:t>
        </w:r>
      </w:ins>
      <w:ins w:id="190" w:author="rolf" w:date="2016-05-01T09:25:00Z">
        <w:r w:rsidR="00BB5664">
          <w:rPr>
            <w:lang w:val="en-US" w:eastAsia="de-DE"/>
          </w:rPr>
          <w:t xml:space="preserve"> recorded more than once during an observing session, the encoded tile number makes it easier to </w:t>
        </w:r>
      </w:ins>
      <w:ins w:id="191" w:author="rolf" w:date="2016-05-01T09:27:00Z">
        <w:r w:rsidR="0096753C">
          <w:rPr>
            <w:lang w:val="en-US" w:eastAsia="de-DE"/>
          </w:rPr>
          <w:t>identify the corresponding</w:t>
        </w:r>
      </w:ins>
      <w:ins w:id="192" w:author="rolf" w:date="2016-05-01T09:25:00Z">
        <w:r w:rsidR="00BB5664">
          <w:rPr>
            <w:lang w:val="en-US" w:eastAsia="de-DE"/>
          </w:rPr>
          <w:t xml:space="preserve"> video files</w:t>
        </w:r>
      </w:ins>
      <w:ins w:id="193" w:author="rolf" w:date="2016-05-01T09:27:00Z">
        <w:r w:rsidR="0096753C">
          <w:rPr>
            <w:lang w:val="en-US" w:eastAsia="de-DE"/>
          </w:rPr>
          <w:t>.</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194"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proofErr w:type="gramStart"/>
      <w:r w:rsidRPr="002B5809">
        <w:rPr>
          <w:lang w:val="en-US" w:eastAsia="de-DE"/>
        </w:rPr>
        <w:t>“ key</w:t>
      </w:r>
      <w:proofErr w:type="gramEnd"/>
      <w:r w:rsidRPr="002B5809">
        <w:rPr>
          <w:lang w:val="en-US" w:eastAsia="de-DE"/>
        </w:rPr>
        <w:t xml:space="preserve">. If “Camera Automation” is set to “False”, the program </w:t>
      </w:r>
      <w:r w:rsidR="00236638">
        <w:rPr>
          <w:lang w:val="en-US" w:eastAsia="de-DE"/>
        </w:rPr>
        <w:t xml:space="preserve">stops issuing guiding corrections immediately and </w:t>
      </w:r>
      <w:r w:rsidRPr="002B5809">
        <w:rPr>
          <w:lang w:val="en-US" w:eastAsia="de-DE"/>
        </w:rPr>
        <w:t xml:space="preserve">awaits </w:t>
      </w:r>
      <w:r w:rsidRPr="002B5809">
        <w:rPr>
          <w:lang w:val="en-US" w:eastAsia="de-DE"/>
        </w:rPr>
        <w:lastRenderedPageBreak/>
        <w:t>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proofErr w:type="gramStart"/>
      <w:r w:rsidR="001D7FF8" w:rsidRPr="002B5809">
        <w:rPr>
          <w:lang w:val="en-US" w:eastAsia="de-DE"/>
        </w:rPr>
        <w:t>“</w:t>
      </w:r>
      <w:r w:rsidR="001D7FF8">
        <w:rPr>
          <w:lang w:val="en-US" w:eastAsia="de-DE"/>
        </w:rPr>
        <w:t xml:space="preserve"> button</w:t>
      </w:r>
      <w:proofErr w:type="gramEnd"/>
      <w:r w:rsidR="001D7FF8">
        <w:rPr>
          <w:lang w:val="en-US" w:eastAsia="de-DE"/>
        </w:rPr>
        <w:t xml:space="preserve">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proofErr w:type="gramStart"/>
      <w:r w:rsidR="00E74F56" w:rsidRPr="002B5809">
        <w:rPr>
          <w:lang w:val="en-US" w:eastAsia="de-DE"/>
        </w:rPr>
        <w:t>“</w:t>
      </w:r>
      <w:r w:rsidR="00513374">
        <w:rPr>
          <w:lang w:val="en-US" w:eastAsia="de-DE"/>
        </w:rPr>
        <w:t xml:space="preserve"> button</w:t>
      </w:r>
      <w:proofErr w:type="gramEnd"/>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“enter”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195" w:author="rolf" w:date="2016-05-01T20:06:00Z">
        <w:r w:rsidR="00F95440">
          <w:rPr>
            <w:lang w:val="en-US" w:eastAsia="de-DE"/>
          </w:rPr>
          <w:t> </w:t>
        </w:r>
      </w:ins>
      <w:del w:id="196"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197" w:name="_Toc447795254"/>
      <w:r>
        <w:rPr>
          <w:lang w:val="en-US"/>
        </w:rPr>
        <w:t>Determining and Correcting</w:t>
      </w:r>
      <w:r w:rsidR="00870189">
        <w:rPr>
          <w:lang w:val="en-US"/>
        </w:rPr>
        <w:t xml:space="preserve"> </w:t>
      </w:r>
      <w:r>
        <w:rPr>
          <w:lang w:val="en-US"/>
        </w:rPr>
        <w:t xml:space="preserve">the </w:t>
      </w:r>
      <w:r w:rsidR="00870189">
        <w:rPr>
          <w:lang w:val="en-US"/>
        </w:rPr>
        <w:t>Coordinate System Drift</w:t>
      </w:r>
      <w:bookmarkEnd w:id="197"/>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w:t>
      </w:r>
      <w:r>
        <w:rPr>
          <w:lang w:val="en-US" w:eastAsia="de-DE"/>
        </w:rPr>
        <w:lastRenderedPageBreak/>
        <w:t xml:space="preserve">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170BDF">
        <w:rPr>
          <w:lang w:val="en-US" w:eastAsia="de-DE"/>
        </w:rPr>
        <w:t>3.6</w:t>
      </w:r>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198"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199" w:author="rolf" w:date="2016-10-29T18:23:00Z">
        <w:r w:rsidR="00170BDF">
          <w:rPr>
            <w:lang w:val="en-US" w:eastAsia="de-DE"/>
          </w:rPr>
          <w:t>3.4</w:t>
        </w:r>
      </w:ins>
      <w:ins w:id="200" w:author="rolf" w:date="2016-05-01T20:08:00Z">
        <w:r w:rsidR="00F95440">
          <w:rPr>
            <w:lang w:val="en-US" w:eastAsia="de-DE"/>
          </w:rPr>
          <w:fldChar w:fldCharType="end"/>
        </w:r>
      </w:ins>
      <w:del w:id="201"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202" w:author="rolf" w:date="2016-05-01T10:09:00Z">
        <w:r w:rsidR="00AB1F05" w:rsidDel="00D94479">
          <w:rPr>
            <w:lang w:val="en-US" w:eastAsia="de-DE"/>
          </w:rPr>
          <w:delText>3.4</w:delText>
        </w:r>
      </w:del>
      <w:del w:id="203"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the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204" w:author="rolf" w:date="2016-05-01T09:30:00Z"/>
          <w:lang w:val="en-US" w:eastAsia="de-DE"/>
        </w:rPr>
      </w:pPr>
      <w:moveFromRangeStart w:id="205" w:author="rolf" w:date="2016-05-01T09:30:00Z" w:name="move449858369"/>
      <w:moveFrom w:id="206" w:author="rolf" w:date="2016-05-01T09:30:00Z">
        <w:r w:rsidDel="0096753C">
          <w:rPr>
            <w:lang w:val="en-US" w:eastAsia="de-DE"/>
          </w:rPr>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205"/>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24064CB3" wp14:editId="20B936D0">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E07205" w:rsidRPr="00F34093" w:rsidRDefault="00E07205"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E07205" w:rsidRPr="00F34093" w:rsidRDefault="00E07205"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7C787D7C" wp14:editId="3572F988">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207" w:author="rolf" w:date="2016-05-01T09:30:00Z"/>
          <w:lang w:val="en-US" w:eastAsia="de-DE"/>
        </w:rPr>
      </w:pPr>
    </w:p>
    <w:p w:rsidR="0096753C" w:rsidRDefault="0096753C" w:rsidP="0096753C">
      <w:pPr>
        <w:rPr>
          <w:moveTo w:id="208" w:author="rolf" w:date="2016-05-01T09:30:00Z"/>
          <w:lang w:val="en-US" w:eastAsia="de-DE"/>
        </w:rPr>
      </w:pPr>
      <w:moveToRangeStart w:id="209" w:author="rolf" w:date="2016-05-01T09:30:00Z" w:name="move449858369"/>
      <w:moveTo w:id="210" w:author="rolf" w:date="2016-05-01T09:30:00Z">
        <w:r>
          <w:rPr>
            <w:lang w:val="en-US" w:eastAsia="de-DE"/>
          </w:rPr>
          <w:lastRenderedPageBreak/>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209"/>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170BDF">
        <w:rPr>
          <w:lang w:val="en-US" w:eastAsia="de-DE"/>
        </w:rPr>
        <w:t>3.5</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3214BE" w:rsidRPr="002B5809" w:rsidRDefault="000D544A" w:rsidP="003214BE">
      <w:pPr>
        <w:pStyle w:val="berschrift3"/>
        <w:rPr>
          <w:lang w:val="en-US"/>
        </w:rPr>
      </w:pPr>
      <w:bookmarkStart w:id="211" w:name="_Toc447795255"/>
      <w:r>
        <w:rPr>
          <w:lang w:val="en-US"/>
        </w:rPr>
        <w:t>End of Program</w:t>
      </w:r>
      <w:bookmarkEnd w:id="211"/>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Pr>
          <w:lang w:val="en-US" w:eastAsia="de-DE"/>
        </w:rPr>
        <w:fldChar w:fldCharType="begin"/>
      </w:r>
      <w:r>
        <w:rPr>
          <w:lang w:val="en-US" w:eastAsia="de-DE"/>
        </w:rPr>
        <w:instrText xml:space="preserve"> REF _Ref436147257 \r \h </w:instrText>
      </w:r>
      <w:r>
        <w:rPr>
          <w:lang w:val="en-US" w:eastAsia="de-DE"/>
        </w:rPr>
      </w:r>
      <w:r>
        <w:rPr>
          <w:lang w:val="en-US" w:eastAsia="de-DE"/>
        </w:rPr>
        <w:fldChar w:fldCharType="separate"/>
      </w:r>
      <w:r w:rsidR="00170BDF">
        <w:rPr>
          <w:lang w:val="en-US" w:eastAsia="de-DE"/>
        </w:rPr>
        <w:t>3.7</w:t>
      </w:r>
      <w:r>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proofErr w:type="gramStart"/>
      <w:r w:rsidR="00152621" w:rsidRPr="002B5809">
        <w:rPr>
          <w:lang w:val="en-US" w:eastAsia="de-DE"/>
        </w:rPr>
        <w:t>“</w:t>
      </w:r>
      <w:r w:rsidR="009E0D20">
        <w:rPr>
          <w:lang w:val="en-US" w:eastAsia="de-DE"/>
        </w:rPr>
        <w:t xml:space="preserve"> </w:t>
      </w:r>
      <w:r>
        <w:rPr>
          <w:lang w:val="en-US" w:eastAsia="de-DE"/>
        </w:rPr>
        <w:t>starts</w:t>
      </w:r>
      <w:proofErr w:type="gramEnd"/>
      <w:r>
        <w:rPr>
          <w:lang w:val="en-US" w:eastAsia="de-DE"/>
        </w:rPr>
        <w:t xml:space="preserve"> the repeated acquisition of only the selected tiles.</w:t>
      </w:r>
    </w:p>
    <w:p w:rsidR="000D544A" w:rsidRDefault="000D544A" w:rsidP="000D544A">
      <w:pPr>
        <w:rPr>
          <w:lang w:val="en-US" w:eastAsia="de-DE"/>
        </w:rPr>
      </w:pPr>
      <w:r>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w:t>
      </w:r>
      <w:r w:rsidR="009E0D20">
        <w:rPr>
          <w:lang w:val="en-US" w:eastAsia="de-DE"/>
        </w:rPr>
        <w:lastRenderedPageBreak/>
        <w:t>case, however, the program guides the user through the selection process of a new landmark and the corresponding alignment.</w:t>
      </w:r>
    </w:p>
    <w:p w:rsidR="0096753C" w:rsidRDefault="009E0D20" w:rsidP="003214BE">
      <w:pPr>
        <w:rPr>
          <w:ins w:id="212"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213" w:author="rolf" w:date="2016-05-01T09:50:00Z"/>
          <w:lang w:val="en-US"/>
        </w:rPr>
      </w:pPr>
      <w:ins w:id="214" w:author="rolf" w:date="2016-05-01T09:40:00Z">
        <w:r>
          <w:rPr>
            <w:lang w:val="en-US"/>
          </w:rPr>
          <w:t xml:space="preserve">If the telescope </w:t>
        </w:r>
      </w:ins>
      <w:ins w:id="215" w:author="rolf" w:date="2016-05-01T09:41:00Z">
        <w:r>
          <w:rPr>
            <w:lang w:val="en-US"/>
          </w:rPr>
          <w:t>is mounted on a “German Equatorial Mount”</w:t>
        </w:r>
      </w:ins>
      <w:ins w:id="216" w:author="rolf" w:date="2016-05-01T09:42:00Z">
        <w:r>
          <w:rPr>
            <w:lang w:val="en-US"/>
          </w:rPr>
          <w:t xml:space="preserve"> and the moon during the recording session crosses the meridian, </w:t>
        </w:r>
      </w:ins>
      <w:ins w:id="217" w:author="rolf" w:date="2016-05-01T09:46:00Z">
        <w:r>
          <w:rPr>
            <w:lang w:val="en-US"/>
          </w:rPr>
          <w:t xml:space="preserve">the </w:t>
        </w:r>
      </w:ins>
      <w:ins w:id="218" w:author="rolf" w:date="2016-05-01T09:44:00Z">
        <w:r>
          <w:rPr>
            <w:lang w:val="en-US"/>
          </w:rPr>
          <w:t xml:space="preserve">mounting will perform a meridian flip </w:t>
        </w:r>
      </w:ins>
      <w:ins w:id="219" w:author="rolf" w:date="2016-05-01T09:46:00Z">
        <w:r>
          <w:rPr>
            <w:lang w:val="en-US"/>
          </w:rPr>
          <w:t>when</w:t>
        </w:r>
      </w:ins>
      <w:ins w:id="220"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221" w:author="rolf" w:date="2016-05-01T09:46:00Z">
        <w:r>
          <w:rPr>
            <w:lang w:val="en-US"/>
          </w:rPr>
          <w:t xml:space="preserve">on the other side </w:t>
        </w:r>
      </w:ins>
      <w:ins w:id="222" w:author="rolf" w:date="2016-05-01T09:44:00Z">
        <w:r>
          <w:rPr>
            <w:lang w:val="en-US"/>
          </w:rPr>
          <w:t>of the meridian.</w:t>
        </w:r>
      </w:ins>
      <w:ins w:id="223" w:author="rolf" w:date="2016-05-01T09:47:00Z">
        <w:r w:rsidR="002A0F29">
          <w:rPr>
            <w:lang w:val="en-US"/>
          </w:rPr>
          <w:t xml:space="preserve"> If possible, this situation should be avoided during </w:t>
        </w:r>
      </w:ins>
      <w:ins w:id="224" w:author="rolf" w:date="2016-05-01T09:48:00Z">
        <w:r w:rsidR="002A0F29">
          <w:rPr>
            <w:lang w:val="en-US"/>
          </w:rPr>
          <w:t>the acquisition of a</w:t>
        </w:r>
      </w:ins>
      <w:ins w:id="225" w:author="rolf" w:date="2016-05-01T09:47:00Z">
        <w:r w:rsidR="002A0F29">
          <w:rPr>
            <w:lang w:val="en-US"/>
          </w:rPr>
          <w:t xml:space="preserve"> panorama.</w:t>
        </w:r>
      </w:ins>
      <w:ins w:id="226" w:author="rolf" w:date="2016-05-01T09:48:00Z">
        <w:r w:rsidR="002A0F29">
          <w:rPr>
            <w:lang w:val="en-US"/>
          </w:rPr>
          <w:t xml:space="preserve"> </w:t>
        </w:r>
      </w:ins>
      <w:ins w:id="227" w:author="rolf" w:date="2016-05-01T10:06:00Z">
        <w:r w:rsidR="00B7026A">
          <w:rPr>
            <w:lang w:val="en-US"/>
          </w:rPr>
          <w:t>Otherwise,</w:t>
        </w:r>
      </w:ins>
      <w:ins w:id="228" w:author="rolf" w:date="2016-05-01T09:49:00Z">
        <w:r w:rsidR="002A0F29">
          <w:rPr>
            <w:lang w:val="en-US"/>
          </w:rPr>
          <w:t xml:space="preserve"> the following points need </w:t>
        </w:r>
      </w:ins>
      <w:ins w:id="229" w:author="rolf" w:date="2016-05-01T09:50:00Z">
        <w:r w:rsidR="002A0F29">
          <w:rPr>
            <w:lang w:val="en-US"/>
          </w:rPr>
          <w:t xml:space="preserve">to be </w:t>
        </w:r>
      </w:ins>
      <w:ins w:id="230" w:author="rolf" w:date="2016-05-01T09:49:00Z">
        <w:r w:rsidR="002A0F29">
          <w:rPr>
            <w:lang w:val="en-US"/>
          </w:rPr>
          <w:t>consider</w:t>
        </w:r>
      </w:ins>
      <w:ins w:id="231" w:author="rolf" w:date="2016-05-01T09:50:00Z">
        <w:r w:rsidR="002A0F29">
          <w:rPr>
            <w:lang w:val="en-US"/>
          </w:rPr>
          <w:t>ed:</w:t>
        </w:r>
      </w:ins>
    </w:p>
    <w:p w:rsidR="002A0F29" w:rsidRDefault="002A0F29" w:rsidP="002A0F29">
      <w:pPr>
        <w:pStyle w:val="Listenabsatz"/>
        <w:numPr>
          <w:ilvl w:val="0"/>
          <w:numId w:val="37"/>
        </w:numPr>
        <w:rPr>
          <w:ins w:id="232" w:author="rolf" w:date="2016-05-01T09:54:00Z"/>
          <w:lang w:val="en-US" w:eastAsia="de-DE"/>
        </w:rPr>
      </w:pPr>
      <w:ins w:id="233" w:author="rolf" w:date="2016-05-01T09:51:00Z">
        <w:r>
          <w:rPr>
            <w:lang w:val="en-US" w:eastAsia="de-DE"/>
          </w:rPr>
          <w:t>Make sure that the cabling of the telescope, camera and all other accessories allows the meridian flip without unplugging</w:t>
        </w:r>
      </w:ins>
      <w:ins w:id="234" w:author="rolf" w:date="2016-05-01T09:53:00Z">
        <w:r>
          <w:rPr>
            <w:lang w:val="en-US" w:eastAsia="de-DE"/>
          </w:rPr>
          <w:t xml:space="preserve">, and that no </w:t>
        </w:r>
      </w:ins>
      <w:ins w:id="235" w:author="rolf" w:date="2016-05-01T09:54:00Z">
        <w:r>
          <w:rPr>
            <w:lang w:val="en-US" w:eastAsia="de-DE"/>
          </w:rPr>
          <w:t xml:space="preserve">moving </w:t>
        </w:r>
      </w:ins>
      <w:ins w:id="236" w:author="rolf" w:date="2016-05-01T11:37:00Z">
        <w:r w:rsidR="00F8015E">
          <w:rPr>
            <w:lang w:val="en-US" w:eastAsia="de-DE"/>
          </w:rPr>
          <w:t>part</w:t>
        </w:r>
      </w:ins>
      <w:ins w:id="237" w:author="rolf" w:date="2016-05-01T09:53:00Z">
        <w:r>
          <w:rPr>
            <w:lang w:val="en-US" w:eastAsia="de-DE"/>
          </w:rPr>
          <w:t xml:space="preserve"> will collide with the telescope pier or </w:t>
        </w:r>
      </w:ins>
      <w:ins w:id="238" w:author="rolf" w:date="2016-05-01T09:54:00Z">
        <w:r>
          <w:rPr>
            <w:lang w:val="en-US" w:eastAsia="de-DE"/>
          </w:rPr>
          <w:t xml:space="preserve">any </w:t>
        </w:r>
      </w:ins>
      <w:ins w:id="239" w:author="rolf" w:date="2016-05-01T09:53:00Z">
        <w:r>
          <w:rPr>
            <w:lang w:val="en-US" w:eastAsia="de-DE"/>
          </w:rPr>
          <w:t>other obstacle.</w:t>
        </w:r>
      </w:ins>
    </w:p>
    <w:p w:rsidR="00F8015E" w:rsidRDefault="00F8015E">
      <w:pPr>
        <w:pStyle w:val="Listenabsatz"/>
        <w:numPr>
          <w:ilvl w:val="0"/>
          <w:numId w:val="37"/>
        </w:numPr>
        <w:rPr>
          <w:ins w:id="240" w:author="rolf" w:date="2016-05-01T11:38:00Z"/>
          <w:lang w:val="en-US" w:eastAsia="de-DE"/>
        </w:rPr>
        <w:pPrChange w:id="241" w:author="rolf" w:date="2016-05-01T09:51:00Z">
          <w:pPr/>
        </w:pPrChange>
      </w:pPr>
      <w:ins w:id="242"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B261F7" w:rsidRDefault="00B7026A">
      <w:pPr>
        <w:pStyle w:val="Listenabsatz"/>
        <w:numPr>
          <w:ilvl w:val="0"/>
          <w:numId w:val="37"/>
        </w:numPr>
        <w:rPr>
          <w:ins w:id="243" w:author="rolf" w:date="2016-05-01T11:10:00Z"/>
          <w:lang w:val="en-US" w:eastAsia="de-DE"/>
        </w:rPr>
        <w:pPrChange w:id="244" w:author="rolf" w:date="2016-05-01T09:51:00Z">
          <w:pPr/>
        </w:pPrChange>
      </w:pPr>
      <w:ins w:id="245" w:author="rolf" w:date="2016-05-01T09:57:00Z">
        <w:r>
          <w:rPr>
            <w:lang w:val="en-US" w:eastAsia="de-DE"/>
          </w:rPr>
          <w:t xml:space="preserve">Videos taken after the meridian flip will be </w:t>
        </w:r>
      </w:ins>
      <w:ins w:id="246" w:author="rolf" w:date="2016-05-01T09:59:00Z">
        <w:r>
          <w:rPr>
            <w:lang w:val="en-US" w:eastAsia="de-DE"/>
          </w:rPr>
          <w:t xml:space="preserve">turned upside-down as compared to the ones taken before the flip. </w:t>
        </w:r>
      </w:ins>
      <w:ins w:id="247" w:author="rolf" w:date="2016-05-01T10:00:00Z">
        <w:r>
          <w:rPr>
            <w:lang w:val="en-US" w:eastAsia="de-DE"/>
          </w:rPr>
          <w:t xml:space="preserve">This </w:t>
        </w:r>
      </w:ins>
      <w:ins w:id="248" w:author="rolf" w:date="2016-05-01T11:39:00Z">
        <w:r w:rsidR="00F8015E">
          <w:rPr>
            <w:lang w:val="en-US" w:eastAsia="de-DE"/>
          </w:rPr>
          <w:t>can</w:t>
        </w:r>
      </w:ins>
      <w:ins w:id="249" w:author="rolf" w:date="2016-05-01T10:00:00Z">
        <w:r>
          <w:rPr>
            <w:lang w:val="en-US" w:eastAsia="de-DE"/>
          </w:rPr>
          <w:t xml:space="preserve"> be corrected during panorama construction </w:t>
        </w:r>
      </w:ins>
      <w:ins w:id="250" w:author="rolf" w:date="2016-05-01T11:39:00Z">
        <w:r w:rsidR="00805646">
          <w:rPr>
            <w:lang w:val="en-US" w:eastAsia="de-DE"/>
          </w:rPr>
          <w:t>later on</w:t>
        </w:r>
      </w:ins>
      <w:ins w:id="251" w:author="rolf" w:date="2016-05-01T10:00:00Z">
        <w:r>
          <w:rPr>
            <w:lang w:val="en-US" w:eastAsia="de-DE"/>
          </w:rPr>
          <w:t xml:space="preserve">. It might be a good idea </w:t>
        </w:r>
      </w:ins>
      <w:ins w:id="252" w:author="rolf" w:date="2016-05-01T10:03:00Z">
        <w:r>
          <w:rPr>
            <w:lang w:val="en-US" w:eastAsia="de-DE"/>
          </w:rPr>
          <w:t xml:space="preserve">first </w:t>
        </w:r>
      </w:ins>
      <w:ins w:id="253" w:author="rolf" w:date="2016-05-01T10:00:00Z">
        <w:r>
          <w:rPr>
            <w:lang w:val="en-US" w:eastAsia="de-DE"/>
          </w:rPr>
          <w:t xml:space="preserve">to produce partial panoramas </w:t>
        </w:r>
      </w:ins>
      <w:ins w:id="254" w:author="rolf" w:date="2016-05-01T10:01:00Z">
        <w:r>
          <w:rPr>
            <w:lang w:val="en-US" w:eastAsia="de-DE"/>
          </w:rPr>
          <w:t>using all images taken before and after the flip, respectively</w:t>
        </w:r>
      </w:ins>
      <w:ins w:id="255" w:author="rolf" w:date="2016-05-01T10:04:00Z">
        <w:r>
          <w:rPr>
            <w:lang w:val="en-US" w:eastAsia="de-DE"/>
          </w:rPr>
          <w:t xml:space="preserve">. </w:t>
        </w:r>
      </w:ins>
      <w:ins w:id="256" w:author="rolf" w:date="2016-05-01T10:05:00Z">
        <w:r>
          <w:rPr>
            <w:lang w:val="en-US" w:eastAsia="de-DE"/>
          </w:rPr>
          <w:t xml:space="preserve">In a second step </w:t>
        </w:r>
      </w:ins>
      <w:ins w:id="257" w:author="rolf" w:date="2016-05-01T11:40:00Z">
        <w:r w:rsidR="00805646">
          <w:rPr>
            <w:lang w:val="en-US" w:eastAsia="de-DE"/>
          </w:rPr>
          <w:t>one part is turned around and then combined with the other one.</w:t>
        </w:r>
      </w:ins>
    </w:p>
    <w:p w:rsidR="003214BE" w:rsidRPr="00B261F7" w:rsidRDefault="003214BE">
      <w:pPr>
        <w:pStyle w:val="Listenabsatz"/>
        <w:numPr>
          <w:ilvl w:val="0"/>
          <w:numId w:val="37"/>
        </w:numPr>
        <w:rPr>
          <w:lang w:val="en-US" w:eastAsia="de-DE"/>
        </w:rPr>
        <w:pPrChange w:id="258" w:author="rolf" w:date="2016-05-01T11:09:00Z">
          <w:pPr/>
        </w:pPrChange>
      </w:pPr>
      <w:r w:rsidRPr="00B261F7">
        <w:rPr>
          <w:lang w:val="en-US"/>
        </w:rPr>
        <w:br w:type="page"/>
      </w:r>
    </w:p>
    <w:p w:rsidR="002B633A" w:rsidRPr="002B5809" w:rsidRDefault="00C71601" w:rsidP="002B633A">
      <w:pPr>
        <w:pStyle w:val="berschrift2"/>
        <w:numPr>
          <w:ilvl w:val="0"/>
          <w:numId w:val="0"/>
        </w:numPr>
        <w:rPr>
          <w:lang w:val="en-US"/>
        </w:rPr>
      </w:pPr>
      <w:bookmarkStart w:id="259" w:name="_Ref434581650"/>
      <w:bookmarkStart w:id="260" w:name="_Ref436211928"/>
      <w:bookmarkStart w:id="261" w:name="_Ref436228182"/>
      <w:bookmarkStart w:id="262" w:name="_Ref436836357"/>
      <w:bookmarkStart w:id="263" w:name="_Toc447795256"/>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259"/>
      <w:r>
        <w:rPr>
          <w:lang w:val="en-US"/>
        </w:rPr>
        <w:t>g</w:t>
      </w:r>
      <w:bookmarkEnd w:id="260"/>
      <w:bookmarkEnd w:id="261"/>
      <w:bookmarkEnd w:id="262"/>
      <w:bookmarkEnd w:id="263"/>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Pr="002B5809" w:rsidRDefault="00A21784" w:rsidP="00A21784">
      <w:pPr>
        <w:pStyle w:val="Listenabsatz"/>
        <w:numPr>
          <w:ilvl w:val="0"/>
          <w:numId w:val="35"/>
        </w:numPr>
        <w:rPr>
          <w:lang w:val="en-US" w:eastAsia="de-DE"/>
        </w:rPr>
      </w:pPr>
      <w:r w:rsidRPr="002B5809">
        <w:rPr>
          <w:lang w:val="en-US" w:eastAsia="de-DE"/>
        </w:rPr>
        <w:t>ASCOM</w:t>
      </w:r>
    </w:p>
    <w:p w:rsidR="005C3C0C" w:rsidRPr="002B5809" w:rsidRDefault="006376C2" w:rsidP="00A21784">
      <w:pPr>
        <w:rPr>
          <w:lang w:val="en-US" w:eastAsia="de-DE"/>
        </w:rPr>
      </w:pPr>
      <w:r>
        <w:rPr>
          <w:noProof/>
          <w:lang w:eastAsia="de-DE"/>
        </w:rPr>
        <w:drawing>
          <wp:inline distT="0" distB="0" distL="0" distR="0" wp14:anchorId="5EBD25D7" wp14:editId="196197ED">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E07205"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E07205"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E07205"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377C9B" w:rsidRPr="002B5809" w:rsidRDefault="005C3C0C" w:rsidP="00377C9B">
            <w:pPr>
              <w:rPr>
                <w:lang w:val="en-US" w:eastAsia="de-DE"/>
              </w:rPr>
            </w:pPr>
            <w:r w:rsidRPr="002B5809">
              <w:rPr>
                <w:noProof/>
                <w:lang w:eastAsia="de-DE"/>
              </w:rPr>
              <w:drawing>
                <wp:inline distT="0" distB="0" distL="0" distR="0" wp14:anchorId="500E2B60" wp14:editId="4AA2D844">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4">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p>
        </w:tc>
      </w:tr>
      <w:tr w:rsidR="00E50E07" w:rsidRPr="00E07205"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E07205"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E50E07" w:rsidRPr="00E07205"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E07205" w:rsidTr="002D5145">
        <w:tc>
          <w:tcPr>
            <w:tcW w:w="1526" w:type="dxa"/>
          </w:tcPr>
          <w:p w:rsidR="00EE6621" w:rsidRPr="002B5809" w:rsidRDefault="00EE6621" w:rsidP="003009E1">
            <w:pPr>
              <w:rPr>
                <w:b/>
                <w:lang w:val="en-US" w:eastAsia="de-DE"/>
              </w:rPr>
            </w:pPr>
            <w:r w:rsidRPr="002B5809">
              <w:rPr>
                <w:b/>
                <w:lang w:val="en-US" w:eastAsia="de-DE"/>
              </w:rPr>
              <w:t>Tile overlap pixels:</w:t>
            </w:r>
          </w:p>
        </w:tc>
        <w:tc>
          <w:tcPr>
            <w:tcW w:w="7762"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lastRenderedPageBreak/>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E07205"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Pr="002B5809"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5766C8" w:rsidRPr="002B5809">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70BDF">
              <w:rPr>
                <w:lang w:val="en-US"/>
              </w:rPr>
              <w:t>Appendix C: Determination of the Focal Length of the System</w:t>
            </w:r>
            <w:r w:rsidR="00D34344">
              <w:rPr>
                <w:lang w:val="en-US" w:eastAsia="de-DE"/>
              </w:rPr>
              <w:fldChar w:fldCharType="end"/>
            </w:r>
            <w:proofErr w:type="gramStart"/>
            <w:r w:rsidR="005766C8" w:rsidRPr="002B5809">
              <w:rPr>
                <w:lang w:val="en-US" w:eastAsia="de-DE"/>
              </w:rPr>
              <w:t xml:space="preserve">“ </w:t>
            </w:r>
            <w:r>
              <w:rPr>
                <w:lang w:val="en-US" w:eastAsia="de-DE"/>
              </w:rPr>
              <w:t>it</w:t>
            </w:r>
            <w:proofErr w:type="gramEnd"/>
            <w:r>
              <w:rPr>
                <w:lang w:val="en-US" w:eastAsia="de-DE"/>
              </w:rPr>
              <w:t xml:space="preserve"> is shown how the focal length can be determined experimentally.</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E07205" w:rsidTr="003009E1">
        <w:tc>
          <w:tcPr>
            <w:tcW w:w="2660" w:type="dxa"/>
          </w:tcPr>
          <w:p w:rsidR="000262B4" w:rsidRPr="002B5809" w:rsidRDefault="000262B4" w:rsidP="003B22AF">
            <w:pPr>
              <w:rPr>
                <w:b/>
                <w:lang w:val="en-US" w:eastAsia="de-DE"/>
              </w:rPr>
            </w:pPr>
            <w:r w:rsidRPr="002B5809">
              <w:rPr>
                <w:b/>
                <w:lang w:val="en-US" w:eastAsia="de-DE"/>
              </w:rPr>
              <w:t>Write session protocol:</w:t>
            </w:r>
          </w:p>
        </w:tc>
        <w:tc>
          <w:tcPr>
            <w:tcW w:w="6552" w:type="dxa"/>
          </w:tcPr>
          <w:p w:rsidR="000262B4" w:rsidRPr="002B5809" w:rsidRDefault="00D34344" w:rsidP="003009E1">
            <w:pPr>
              <w:rPr>
                <w:lang w:val="en-US" w:eastAsia="de-DE"/>
              </w:rPr>
            </w:pPr>
            <w:r>
              <w:rPr>
                <w:lang w:val="en-US" w:eastAsia="de-DE"/>
              </w:rPr>
              <w:t>“True” if all activities during program execution are to be logged in detail (including time stamps), otherwise “False”.</w:t>
            </w:r>
          </w:p>
        </w:tc>
      </w:tr>
      <w:tr w:rsidR="000262B4" w:rsidRPr="00E07205"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proofErr w:type="gramStart"/>
            <w:r w:rsidR="000262B4" w:rsidRPr="002B5809">
              <w:rPr>
                <w:lang w:val="en-US" w:eastAsia="de-DE"/>
              </w:rPr>
              <w:t xml:space="preserve">“ </w:t>
            </w:r>
            <w:r>
              <w:rPr>
                <w:lang w:val="en-US" w:eastAsia="de-DE"/>
              </w:rPr>
              <w:t>in</w:t>
            </w:r>
            <w:proofErr w:type="gramEnd"/>
            <w:r>
              <w:rPr>
                <w:lang w:val="en-US" w:eastAsia="de-DE"/>
              </w:rPr>
              <w:t xml:space="preserve"> the user’s home directory (in append mode), “False” if the protocol is to be written to standard output.</w:t>
            </w:r>
          </w:p>
        </w:tc>
      </w:tr>
      <w:tr w:rsidR="003B22AF" w:rsidRPr="00E07205"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E07205"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E07205"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E07205"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E07205"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E07205"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 xml:space="preserve">This parameter causes the tile numbers to be printed centrally (value = 0.) or shifted horizontally (maximal shift for value = 1.) into the tiles. In the case of large tile overlaps shifting the labels can help avoiding </w:t>
            </w:r>
            <w:r>
              <w:rPr>
                <w:lang w:val="en-US" w:eastAsia="de-DE"/>
              </w:rPr>
              <w:lastRenderedPageBreak/>
              <w:t>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E07205"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E07205"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“enter”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E07205"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E07205"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E07205" w:rsidTr="003009E1">
        <w:tc>
          <w:tcPr>
            <w:tcW w:w="2660" w:type="dxa"/>
          </w:tcPr>
          <w:p w:rsidR="005E1A75" w:rsidRPr="002B5809" w:rsidRDefault="005E1A75" w:rsidP="003009E1">
            <w:pPr>
              <w:rPr>
                <w:b/>
                <w:lang w:val="en-US" w:eastAsia="de-DE"/>
              </w:rPr>
            </w:pPr>
            <w:r w:rsidRPr="002B5809">
              <w:rPr>
                <w:b/>
                <w:lang w:val="en-US" w:eastAsia="de-DE"/>
              </w:rPr>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264" w:name="_Toc447795257"/>
      <w:r>
        <w:rPr>
          <w:lang w:val="en-US"/>
        </w:rPr>
        <w:lastRenderedPageBreak/>
        <w:t>Appendix</w:t>
      </w:r>
      <w:r w:rsidR="002B633A" w:rsidRPr="002B5809">
        <w:rPr>
          <w:lang w:val="en-US"/>
        </w:rPr>
        <w:t xml:space="preserve"> B: </w:t>
      </w:r>
      <w:r>
        <w:rPr>
          <w:lang w:val="en-US"/>
        </w:rPr>
        <w:t>Algorithms Used by the Program</w:t>
      </w:r>
      <w:bookmarkEnd w:id="264"/>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E07205"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E07205" w:rsidTr="003009E1">
        <w:tc>
          <w:tcPr>
            <w:tcW w:w="959" w:type="dxa"/>
          </w:tcPr>
          <w:p w:rsidR="00134F49" w:rsidRPr="002B5809" w:rsidRDefault="00E07205"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E07205"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r>
              <w:rPr>
                <w:lang w:val="en-US"/>
              </w:rPr>
              <w:t>to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E07205" w:rsidTr="003009E1">
        <w:tc>
          <w:tcPr>
            <w:tcW w:w="959" w:type="dxa"/>
          </w:tcPr>
          <w:p w:rsidR="00134F49" w:rsidRPr="002B5809" w:rsidRDefault="00E0720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E07205" w:rsidTr="003009E1">
        <w:tc>
          <w:tcPr>
            <w:tcW w:w="959" w:type="dxa"/>
          </w:tcPr>
          <w:p w:rsidR="00134F49" w:rsidRPr="002B5809" w:rsidRDefault="00E0720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20486BED" wp14:editId="1561160D">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25">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4897B7FB" wp14:editId="7F79E80E">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26">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E07205"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E07205"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E07205"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E07205"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E0720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E0720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E07205"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E07205" w:rsidTr="001E5315">
        <w:tc>
          <w:tcPr>
            <w:tcW w:w="959" w:type="dxa"/>
          </w:tcPr>
          <w:p w:rsidR="00F53D85" w:rsidRPr="002B5809" w:rsidRDefault="00E07205"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E07205" w:rsidTr="001E5315">
        <w:tc>
          <w:tcPr>
            <w:tcW w:w="959" w:type="dxa"/>
          </w:tcPr>
          <w:p w:rsidR="00F53D85" w:rsidRPr="002B5809" w:rsidRDefault="00E07205"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E07205" w:rsidTr="001E5315">
        <w:tc>
          <w:tcPr>
            <w:tcW w:w="959" w:type="dxa"/>
          </w:tcPr>
          <w:p w:rsidR="00F53D85" w:rsidRPr="002B5809" w:rsidRDefault="00E07205"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E07205" w:rsidTr="001E5315">
        <w:tc>
          <w:tcPr>
            <w:tcW w:w="959" w:type="dxa"/>
          </w:tcPr>
          <w:p w:rsidR="00F53D85" w:rsidRPr="002B5809" w:rsidRDefault="00E07205"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265"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02C8530E" wp14:editId="5A26FE33">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27">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E07205"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E07205" w:rsidTr="008846EE">
        <w:tc>
          <w:tcPr>
            <w:tcW w:w="959" w:type="dxa"/>
          </w:tcPr>
          <w:p w:rsidR="008846EE" w:rsidRPr="002B5809" w:rsidRDefault="00E07205"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E07205" w:rsidTr="008846EE">
        <w:tc>
          <w:tcPr>
            <w:tcW w:w="959" w:type="dxa"/>
          </w:tcPr>
          <w:p w:rsidR="008846EE" w:rsidRPr="002B5809" w:rsidRDefault="00E07205"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24F2DAA0" wp14:editId="13B9EC6B">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w:t>
      </w:r>
      <w:proofErr w:type="spellStart"/>
      <w:r>
        <w:rPr>
          <w:lang w:val="en-US"/>
        </w:rPr>
        <w:t>topocentric</w:t>
      </w:r>
      <w:proofErr w:type="spellEnd"/>
      <w:r>
        <w:rPr>
          <w:lang w:val="en-US"/>
        </w:rPr>
        <w:t xml:space="preserve"> radius of the Moon (angle). It is provided by </w:t>
      </w:r>
      <w:proofErr w:type="spellStart"/>
      <w:r>
        <w:rPr>
          <w:lang w:val="en-US"/>
        </w:rPr>
        <w:t>PyEphem</w:t>
      </w:r>
      <w:proofErr w:type="spellEnd"/>
      <w:r>
        <w:rPr>
          <w:lang w:val="en-US"/>
        </w:rPr>
        <w:t xml:space="preserve"> as part of the Moon ephemeris.</w:t>
      </w:r>
    </w:p>
    <w:p w:rsidR="004D590C" w:rsidRPr="002B5809" w:rsidRDefault="00E07205"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equinox of date are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E07205"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E07205"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E072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E072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E072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E072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E07205"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E0720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E0720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E0720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E0720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E07205"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E07205" w:rsidTr="005412C2">
        <w:tc>
          <w:tcPr>
            <w:tcW w:w="959" w:type="dxa"/>
          </w:tcPr>
          <w:p w:rsidR="00EC15D0" w:rsidRPr="00EC15D0" w:rsidRDefault="00E07205"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E07205"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E07205"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E0720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E0720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E07205"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E0720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E0720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E07205" w:rsidTr="00DC2066">
        <w:tc>
          <w:tcPr>
            <w:tcW w:w="959" w:type="dxa"/>
          </w:tcPr>
          <w:p w:rsidR="00733DFB" w:rsidRPr="002B5809" w:rsidRDefault="00E07205"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E07205" w:rsidTr="00DC2066">
        <w:tc>
          <w:tcPr>
            <w:tcW w:w="959" w:type="dxa"/>
          </w:tcPr>
          <w:p w:rsidR="00B82B87" w:rsidRDefault="00E07205"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E07205"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266" w:name="_Ref436211836"/>
      <w:bookmarkStart w:id="267" w:name="_Toc447795258"/>
      <w:r>
        <w:rPr>
          <w:lang w:val="en-US"/>
        </w:rPr>
        <w:lastRenderedPageBreak/>
        <w:t>Appendix C: Determination of the Focal Length of the System</w:t>
      </w:r>
      <w:bookmarkEnd w:id="266"/>
      <w:bookmarkEnd w:id="267"/>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E072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w:t>
      </w:r>
      <w:proofErr w:type="spellStart"/>
      <w:r>
        <w:rPr>
          <w:lang w:val="en-US"/>
        </w:rPr>
        <w:t>x</w:t>
      </w:r>
      <w:proofErr w:type="gramStart"/>
      <w:r>
        <w:rPr>
          <w:lang w:val="en-US"/>
        </w:rPr>
        <w:t>,y</w:t>
      </w:r>
      <w:proofErr w:type="spellEnd"/>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29"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0">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268" w:author="rolf" w:date="2016-10-29T18:23:00Z">
        <w:r w:rsidR="00170BDF">
          <w:rPr>
            <w:lang w:val="en-US"/>
          </w:rPr>
          <w:t>Appendix</w:t>
        </w:r>
        <w:r w:rsidR="00170BDF" w:rsidRPr="002B5809">
          <w:rPr>
            <w:lang w:val="en-US"/>
          </w:rPr>
          <w:t xml:space="preserve"> A: Parameter</w:t>
        </w:r>
        <w:r w:rsidR="00170BDF">
          <w:rPr>
            <w:lang w:val="en-US"/>
          </w:rPr>
          <w:t>s</w:t>
        </w:r>
        <w:r w:rsidR="00170BDF" w:rsidRPr="002B5809">
          <w:rPr>
            <w:lang w:val="en-US"/>
          </w:rPr>
          <w:t xml:space="preserve"> </w:t>
        </w:r>
        <w:r w:rsidR="00170BDF">
          <w:rPr>
            <w:lang w:val="en-US"/>
          </w:rPr>
          <w:t>at the Configuration Dialog</w:t>
        </w:r>
      </w:ins>
      <w:del w:id="269"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Pr>
          <w:lang w:val="en-US"/>
        </w:rPr>
        <w:fldChar w:fldCharType="end"/>
      </w:r>
      <w:r>
        <w:rPr>
          <w:lang w:val="en-US"/>
        </w:rPr>
        <w:t>)</w:t>
      </w:r>
    </w:p>
    <w:p w:rsidR="00CB128A" w:rsidRPr="002B5809" w:rsidRDefault="00E072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„Pixel count horizontal</w:t>
      </w:r>
      <w:proofErr w:type="gramStart"/>
      <w:r w:rsidR="00CB128A" w:rsidRPr="002B5809">
        <w:rPr>
          <w:lang w:val="en-US"/>
        </w:rPr>
        <w:t xml:space="preserve">“ </w:t>
      </w:r>
      <w:r w:rsidR="00A06E5C">
        <w:rPr>
          <w:lang w:val="en-US"/>
        </w:rPr>
        <w:t>and</w:t>
      </w:r>
      <w:proofErr w:type="gramEnd"/>
    </w:p>
    <w:p w:rsidR="00CB128A" w:rsidRPr="002B5809" w:rsidRDefault="00E072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„Pixel size</w:t>
      </w:r>
      <w:proofErr w:type="gramStart"/>
      <w:r w:rsidR="00CB128A" w:rsidRPr="002B5809">
        <w:rPr>
          <w:lang w:val="en-US"/>
        </w:rPr>
        <w:t>“</w:t>
      </w:r>
      <w:r w:rsidR="00293941">
        <w:rPr>
          <w:lang w:val="en-US"/>
        </w:rPr>
        <w:t xml:space="preserve"> (</w:t>
      </w:r>
      <w:proofErr w:type="gramEnd"/>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E07205"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270" w:author="rolf" w:date="2016-10-29T18:23:00Z">
        <w:r w:rsidR="00170BDF">
          <w:rPr>
            <w:lang w:val="en-US"/>
          </w:rPr>
          <w:t>Appendix</w:t>
        </w:r>
        <w:r w:rsidR="00170BDF" w:rsidRPr="002B5809">
          <w:rPr>
            <w:lang w:val="en-US"/>
          </w:rPr>
          <w:t xml:space="preserve"> A: Parameter</w:t>
        </w:r>
        <w:r w:rsidR="00170BDF">
          <w:rPr>
            <w:lang w:val="en-US"/>
          </w:rPr>
          <w:t>s</w:t>
        </w:r>
        <w:r w:rsidR="00170BDF" w:rsidRPr="002B5809">
          <w:rPr>
            <w:lang w:val="en-US"/>
          </w:rPr>
          <w:t xml:space="preserve"> </w:t>
        </w:r>
        <w:r w:rsidR="00170BDF">
          <w:rPr>
            <w:lang w:val="en-US"/>
          </w:rPr>
          <w:t>at the Configuration Dialog</w:t>
        </w:r>
      </w:ins>
      <w:del w:id="271"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sidRPr="00973F49">
        <w:rPr>
          <w:lang w:val="en-US"/>
        </w:rPr>
        <w:fldChar w:fldCharType="end"/>
      </w:r>
      <w:r w:rsidRPr="00973F49">
        <w:rPr>
          <w:lang w:val="en-US"/>
        </w:rPr>
        <w:t>“, 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E07205"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xml:space="preserve">. If used as input for </w:t>
      </w:r>
      <w:proofErr w:type="spellStart"/>
      <w:r w:rsidR="00973F49" w:rsidRPr="00973F49">
        <w:rPr>
          <w:lang w:val="en-US"/>
        </w:rPr>
        <w:t>MoonPanoramaMaker</w:t>
      </w:r>
      <w:proofErr w:type="spellEnd"/>
      <w:r w:rsidR="00973F49" w:rsidRPr="00973F49">
        <w:rPr>
          <w:lang w:val="en-US"/>
        </w:rPr>
        <w:t>,</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E07205"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0E8" w:rsidRDefault="005600E8" w:rsidP="00543598">
      <w:pPr>
        <w:spacing w:after="0" w:line="240" w:lineRule="auto"/>
      </w:pPr>
      <w:r>
        <w:separator/>
      </w:r>
    </w:p>
  </w:endnote>
  <w:endnote w:type="continuationSeparator" w:id="0">
    <w:p w:rsidR="005600E8" w:rsidRDefault="005600E8"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Content>
      <w:p w:rsidR="00E07205" w:rsidRDefault="00E07205" w:rsidP="00543598">
        <w:pPr>
          <w:pStyle w:val="Fuzeile"/>
          <w:jc w:val="center"/>
        </w:pPr>
        <w:r>
          <w:fldChar w:fldCharType="begin"/>
        </w:r>
        <w:r>
          <w:instrText>PAGE   \* MERGEFORMAT</w:instrText>
        </w:r>
        <w:r>
          <w:fldChar w:fldCharType="separate"/>
        </w:r>
        <w:r w:rsidR="00170BDF">
          <w:rPr>
            <w:noProof/>
          </w:rPr>
          <w:t>28</w:t>
        </w:r>
        <w:r>
          <w:fldChar w:fldCharType="end"/>
        </w:r>
      </w:p>
    </w:sdtContent>
  </w:sdt>
  <w:p w:rsidR="00E07205" w:rsidRDefault="00E0720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0E8" w:rsidRDefault="005600E8" w:rsidP="00543598">
      <w:pPr>
        <w:spacing w:after="0" w:line="240" w:lineRule="auto"/>
      </w:pPr>
      <w:r>
        <w:separator/>
      </w:r>
    </w:p>
  </w:footnote>
  <w:footnote w:type="continuationSeparator" w:id="0">
    <w:p w:rsidR="005600E8" w:rsidRDefault="005600E8"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6">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18">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6">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1">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4"/>
  </w:num>
  <w:num w:numId="2">
    <w:abstractNumId w:val="4"/>
  </w:num>
  <w:num w:numId="3">
    <w:abstractNumId w:val="31"/>
  </w:num>
  <w:num w:numId="4">
    <w:abstractNumId w:val="18"/>
  </w:num>
  <w:num w:numId="5">
    <w:abstractNumId w:val="25"/>
  </w:num>
  <w:num w:numId="6">
    <w:abstractNumId w:val="17"/>
  </w:num>
  <w:num w:numId="7">
    <w:abstractNumId w:val="11"/>
  </w:num>
  <w:num w:numId="8">
    <w:abstractNumId w:val="29"/>
  </w:num>
  <w:num w:numId="9">
    <w:abstractNumId w:val="26"/>
  </w:num>
  <w:num w:numId="10">
    <w:abstractNumId w:val="32"/>
  </w:num>
  <w:num w:numId="11">
    <w:abstractNumId w:val="28"/>
  </w:num>
  <w:num w:numId="12">
    <w:abstractNumId w:val="34"/>
  </w:num>
  <w:num w:numId="13">
    <w:abstractNumId w:val="15"/>
  </w:num>
  <w:num w:numId="14">
    <w:abstractNumId w:val="30"/>
  </w:num>
  <w:num w:numId="15">
    <w:abstractNumId w:val="27"/>
  </w:num>
  <w:num w:numId="16">
    <w:abstractNumId w:val="23"/>
  </w:num>
  <w:num w:numId="17">
    <w:abstractNumId w:val="13"/>
  </w:num>
  <w:num w:numId="18">
    <w:abstractNumId w:val="16"/>
  </w:num>
  <w:num w:numId="19">
    <w:abstractNumId w:val="3"/>
  </w:num>
  <w:num w:numId="20">
    <w:abstractNumId w:val="2"/>
  </w:num>
  <w:num w:numId="21">
    <w:abstractNumId w:val="24"/>
  </w:num>
  <w:num w:numId="22">
    <w:abstractNumId w:val="24"/>
  </w:num>
  <w:num w:numId="23">
    <w:abstractNumId w:val="10"/>
  </w:num>
  <w:num w:numId="24">
    <w:abstractNumId w:val="12"/>
  </w:num>
  <w:num w:numId="25">
    <w:abstractNumId w:val="6"/>
  </w:num>
  <w:num w:numId="26">
    <w:abstractNumId w:val="21"/>
  </w:num>
  <w:num w:numId="27">
    <w:abstractNumId w:val="2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4"/>
  </w:num>
  <w:num w:numId="29">
    <w:abstractNumId w:val="0"/>
  </w:num>
  <w:num w:numId="30">
    <w:abstractNumId w:val="5"/>
  </w:num>
  <w:num w:numId="31">
    <w:abstractNumId w:val="14"/>
  </w:num>
  <w:num w:numId="32">
    <w:abstractNumId w:val="1"/>
  </w:num>
  <w:num w:numId="33">
    <w:abstractNumId w:val="24"/>
  </w:num>
  <w:num w:numId="34">
    <w:abstractNumId w:val="22"/>
  </w:num>
  <w:num w:numId="35">
    <w:abstractNumId w:val="7"/>
  </w:num>
  <w:num w:numId="36">
    <w:abstractNumId w:val="33"/>
  </w:num>
  <w:num w:numId="37">
    <w:abstractNumId w:val="20"/>
  </w:num>
  <w:num w:numId="38">
    <w:abstractNumId w:val="9"/>
  </w:num>
  <w:num w:numId="39">
    <w:abstractNumId w:val="8"/>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816CF"/>
    <w:rsid w:val="00185D24"/>
    <w:rsid w:val="00192238"/>
    <w:rsid w:val="0019260C"/>
    <w:rsid w:val="001940B8"/>
    <w:rsid w:val="00195D85"/>
    <w:rsid w:val="001A3605"/>
    <w:rsid w:val="001B3B80"/>
    <w:rsid w:val="001B44B8"/>
    <w:rsid w:val="001C19A7"/>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2DD3"/>
    <w:rsid w:val="00253E5A"/>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5145"/>
    <w:rsid w:val="002E123D"/>
    <w:rsid w:val="002E40AE"/>
    <w:rsid w:val="002F2749"/>
    <w:rsid w:val="002F7F9F"/>
    <w:rsid w:val="0030015A"/>
    <w:rsid w:val="003009E1"/>
    <w:rsid w:val="00310A3A"/>
    <w:rsid w:val="00311A59"/>
    <w:rsid w:val="003214BE"/>
    <w:rsid w:val="003242DB"/>
    <w:rsid w:val="00325C00"/>
    <w:rsid w:val="003334B7"/>
    <w:rsid w:val="0034092E"/>
    <w:rsid w:val="00350BD3"/>
    <w:rsid w:val="0035229C"/>
    <w:rsid w:val="00356B09"/>
    <w:rsid w:val="0036141F"/>
    <w:rsid w:val="0036200A"/>
    <w:rsid w:val="0036265A"/>
    <w:rsid w:val="00363AB0"/>
    <w:rsid w:val="00372E7A"/>
    <w:rsid w:val="00377C9B"/>
    <w:rsid w:val="0038572D"/>
    <w:rsid w:val="0039736B"/>
    <w:rsid w:val="00397C41"/>
    <w:rsid w:val="003A08A7"/>
    <w:rsid w:val="003A130B"/>
    <w:rsid w:val="003A3C51"/>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11767"/>
    <w:rsid w:val="00421B74"/>
    <w:rsid w:val="00421F81"/>
    <w:rsid w:val="004402A5"/>
    <w:rsid w:val="00450BEC"/>
    <w:rsid w:val="00456385"/>
    <w:rsid w:val="0046160B"/>
    <w:rsid w:val="004617C5"/>
    <w:rsid w:val="00463AE5"/>
    <w:rsid w:val="004662A4"/>
    <w:rsid w:val="004737C1"/>
    <w:rsid w:val="00480E23"/>
    <w:rsid w:val="00482778"/>
    <w:rsid w:val="00492781"/>
    <w:rsid w:val="00493271"/>
    <w:rsid w:val="00493D65"/>
    <w:rsid w:val="004A19A1"/>
    <w:rsid w:val="004B1F10"/>
    <w:rsid w:val="004B37EF"/>
    <w:rsid w:val="004B40CF"/>
    <w:rsid w:val="004C23DE"/>
    <w:rsid w:val="004D0C11"/>
    <w:rsid w:val="004D590C"/>
    <w:rsid w:val="004D6CEA"/>
    <w:rsid w:val="004D7A4F"/>
    <w:rsid w:val="004E3163"/>
    <w:rsid w:val="004E5BCA"/>
    <w:rsid w:val="004E740A"/>
    <w:rsid w:val="004F5C31"/>
    <w:rsid w:val="004F6704"/>
    <w:rsid w:val="0050205E"/>
    <w:rsid w:val="00506934"/>
    <w:rsid w:val="005127BE"/>
    <w:rsid w:val="00513374"/>
    <w:rsid w:val="00516742"/>
    <w:rsid w:val="005262DE"/>
    <w:rsid w:val="00532266"/>
    <w:rsid w:val="00533D99"/>
    <w:rsid w:val="00534854"/>
    <w:rsid w:val="00536FFB"/>
    <w:rsid w:val="0054015C"/>
    <w:rsid w:val="00540A07"/>
    <w:rsid w:val="005412C2"/>
    <w:rsid w:val="00542C6B"/>
    <w:rsid w:val="0054306F"/>
    <w:rsid w:val="00543598"/>
    <w:rsid w:val="00545030"/>
    <w:rsid w:val="00552BF7"/>
    <w:rsid w:val="00552C73"/>
    <w:rsid w:val="005600E8"/>
    <w:rsid w:val="00561F3E"/>
    <w:rsid w:val="0056243C"/>
    <w:rsid w:val="00571753"/>
    <w:rsid w:val="00573D20"/>
    <w:rsid w:val="005755F7"/>
    <w:rsid w:val="005766C8"/>
    <w:rsid w:val="00586687"/>
    <w:rsid w:val="005A0FCC"/>
    <w:rsid w:val="005A11A2"/>
    <w:rsid w:val="005A1F74"/>
    <w:rsid w:val="005B35EF"/>
    <w:rsid w:val="005B44AC"/>
    <w:rsid w:val="005B7F84"/>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5B7F"/>
    <w:rsid w:val="007269B1"/>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63E0F"/>
    <w:rsid w:val="008654C5"/>
    <w:rsid w:val="00870189"/>
    <w:rsid w:val="00872732"/>
    <w:rsid w:val="00872962"/>
    <w:rsid w:val="008746BF"/>
    <w:rsid w:val="0087725B"/>
    <w:rsid w:val="00882D8E"/>
    <w:rsid w:val="008846EE"/>
    <w:rsid w:val="00884C22"/>
    <w:rsid w:val="00891D2E"/>
    <w:rsid w:val="008A3685"/>
    <w:rsid w:val="008C157F"/>
    <w:rsid w:val="008C5A95"/>
    <w:rsid w:val="008D02E9"/>
    <w:rsid w:val="008D43EA"/>
    <w:rsid w:val="008E4290"/>
    <w:rsid w:val="008F1D13"/>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5621"/>
    <w:rsid w:val="00A06E5C"/>
    <w:rsid w:val="00A12320"/>
    <w:rsid w:val="00A137BE"/>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6723"/>
    <w:rsid w:val="00AE3DAA"/>
    <w:rsid w:val="00AE5EBB"/>
    <w:rsid w:val="00AF0AFE"/>
    <w:rsid w:val="00AF3C8C"/>
    <w:rsid w:val="00AF7110"/>
    <w:rsid w:val="00B03FCE"/>
    <w:rsid w:val="00B12786"/>
    <w:rsid w:val="00B21097"/>
    <w:rsid w:val="00B261F7"/>
    <w:rsid w:val="00B27BB6"/>
    <w:rsid w:val="00B37D3E"/>
    <w:rsid w:val="00B43E84"/>
    <w:rsid w:val="00B442F8"/>
    <w:rsid w:val="00B46B0E"/>
    <w:rsid w:val="00B477D6"/>
    <w:rsid w:val="00B60C0F"/>
    <w:rsid w:val="00B617BC"/>
    <w:rsid w:val="00B67BA7"/>
    <w:rsid w:val="00B7026A"/>
    <w:rsid w:val="00B71574"/>
    <w:rsid w:val="00B72E32"/>
    <w:rsid w:val="00B75D56"/>
    <w:rsid w:val="00B82B87"/>
    <w:rsid w:val="00B83C20"/>
    <w:rsid w:val="00B83F31"/>
    <w:rsid w:val="00B84479"/>
    <w:rsid w:val="00BB5664"/>
    <w:rsid w:val="00BC0C37"/>
    <w:rsid w:val="00BC408E"/>
    <w:rsid w:val="00BD0EB0"/>
    <w:rsid w:val="00BD0F44"/>
    <w:rsid w:val="00BD2481"/>
    <w:rsid w:val="00BD5385"/>
    <w:rsid w:val="00BF0312"/>
    <w:rsid w:val="00BF3941"/>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944AD"/>
    <w:rsid w:val="00CB128A"/>
    <w:rsid w:val="00CB4D02"/>
    <w:rsid w:val="00CB621E"/>
    <w:rsid w:val="00CB680F"/>
    <w:rsid w:val="00CC04CD"/>
    <w:rsid w:val="00CC31F1"/>
    <w:rsid w:val="00CD7B22"/>
    <w:rsid w:val="00CE5503"/>
    <w:rsid w:val="00CF0E71"/>
    <w:rsid w:val="00CF30D5"/>
    <w:rsid w:val="00CF5E6D"/>
    <w:rsid w:val="00D02261"/>
    <w:rsid w:val="00D02D8B"/>
    <w:rsid w:val="00D167FB"/>
    <w:rsid w:val="00D27189"/>
    <w:rsid w:val="00D339A0"/>
    <w:rsid w:val="00D34344"/>
    <w:rsid w:val="00D44E75"/>
    <w:rsid w:val="00D4603D"/>
    <w:rsid w:val="00D47398"/>
    <w:rsid w:val="00D525F4"/>
    <w:rsid w:val="00D53462"/>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E0627"/>
    <w:rsid w:val="00DE0FF3"/>
    <w:rsid w:val="00DE3A2A"/>
    <w:rsid w:val="00DE6226"/>
    <w:rsid w:val="00DE64E7"/>
    <w:rsid w:val="00DF4F8F"/>
    <w:rsid w:val="00E07205"/>
    <w:rsid w:val="00E159F7"/>
    <w:rsid w:val="00E25108"/>
    <w:rsid w:val="00E25D61"/>
    <w:rsid w:val="00E301E1"/>
    <w:rsid w:val="00E30C67"/>
    <w:rsid w:val="00E358EB"/>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11C"/>
    <w:rsid w:val="00F171A6"/>
    <w:rsid w:val="00F17761"/>
    <w:rsid w:val="00F20E26"/>
    <w:rsid w:val="00F22F81"/>
    <w:rsid w:val="00F31D94"/>
    <w:rsid w:val="00F3257B"/>
    <w:rsid w:val="00F34093"/>
    <w:rsid w:val="00F368F2"/>
    <w:rsid w:val="00F450E5"/>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9AA5161B-77C6-425F-A8D9-67B9E090E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7475</Words>
  <Characters>47094</Characters>
  <Application>Microsoft Office Word</Application>
  <DocSecurity>0</DocSecurity>
  <Lines>392</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54461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12</cp:revision>
  <cp:lastPrinted>2016-10-29T16:23:00Z</cp:lastPrinted>
  <dcterms:created xsi:type="dcterms:W3CDTF">2016-04-29T15:50:00Z</dcterms:created>
  <dcterms:modified xsi:type="dcterms:W3CDTF">2016-10-29T16:24:00Z</dcterms:modified>
</cp:coreProperties>
</file>