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554822" w:rsidRPr="00D13751" w:rsidRDefault="00554822">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554822" w:rsidRPr="00D13751" w:rsidRDefault="00554822">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953D19">
        <w:rPr>
          <w:lang w:val="en-US"/>
        </w:rPr>
        <w:t>June 1</w:t>
      </w:r>
      <w:bookmarkStart w:id="24" w:name="_GoBack"/>
      <w:bookmarkEnd w:id="24"/>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Default="003009E1" w:rsidP="00644FA4">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3016DC">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953D19">
          <w:rPr>
            <w:noProof/>
            <w:webHidden/>
          </w:rPr>
          <w:t>2</w:t>
        </w:r>
        <w:r w:rsidR="00644FA4">
          <w:rPr>
            <w:noProof/>
            <w:webHidden/>
          </w:rPr>
          <w:fldChar w:fldCharType="end"/>
        </w:r>
      </w:hyperlink>
    </w:p>
    <w:p w:rsidR="00644FA4" w:rsidRDefault="003016DC">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953D19">
          <w:rPr>
            <w:noProof/>
            <w:webHidden/>
          </w:rPr>
          <w:t>3</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953D19">
          <w:rPr>
            <w:noProof/>
            <w:webHidden/>
          </w:rPr>
          <w:t>3</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953D19">
          <w:rPr>
            <w:noProof/>
            <w:webHidden/>
          </w:rPr>
          <w:t>4</w:t>
        </w:r>
        <w:r w:rsidR="00644FA4">
          <w:rPr>
            <w:noProof/>
            <w:webHidden/>
          </w:rPr>
          <w:fldChar w:fldCharType="end"/>
        </w:r>
      </w:hyperlink>
    </w:p>
    <w:p w:rsidR="00644FA4" w:rsidRDefault="003016DC">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953D19">
          <w:rPr>
            <w:noProof/>
            <w:webHidden/>
          </w:rPr>
          <w:t>4</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953D19">
          <w:rPr>
            <w:noProof/>
            <w:webHidden/>
          </w:rPr>
          <w:t>4</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953D19">
          <w:rPr>
            <w:noProof/>
            <w:webHidden/>
          </w:rPr>
          <w:t>6</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953D19">
          <w:rPr>
            <w:noProof/>
            <w:webHidden/>
          </w:rPr>
          <w:t>7</w:t>
        </w:r>
        <w:r w:rsidR="00644FA4">
          <w:rPr>
            <w:noProof/>
            <w:webHidden/>
          </w:rPr>
          <w:fldChar w:fldCharType="end"/>
        </w:r>
      </w:hyperlink>
    </w:p>
    <w:p w:rsidR="00644FA4" w:rsidRDefault="003016DC">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953D19">
          <w:rPr>
            <w:noProof/>
            <w:webHidden/>
          </w:rPr>
          <w:t>8</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953D19">
          <w:rPr>
            <w:noProof/>
            <w:webHidden/>
          </w:rPr>
          <w:t>8</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953D19">
          <w:rPr>
            <w:noProof/>
            <w:webHidden/>
          </w:rPr>
          <w:t>10</w:t>
        </w:r>
        <w:r w:rsidR="00644FA4">
          <w:rPr>
            <w:noProof/>
            <w:webHidden/>
          </w:rPr>
          <w:fldChar w:fldCharType="end"/>
        </w:r>
      </w:hyperlink>
    </w:p>
    <w:p w:rsidR="00644FA4" w:rsidRDefault="00554822">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953D19">
          <w:rPr>
            <w:noProof/>
            <w:webHidden/>
          </w:rPr>
          <w:t>10</w:t>
        </w:r>
        <w:r w:rsidR="00644FA4">
          <w:rPr>
            <w:noProof/>
            <w:webHidden/>
          </w:rPr>
          <w:fldChar w:fldCharType="end"/>
        </w:r>
      </w:hyperlink>
    </w:p>
    <w:p w:rsidR="00644FA4" w:rsidRDefault="00554822">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953D19">
          <w:rPr>
            <w:noProof/>
            <w:webHidden/>
          </w:rPr>
          <w:t>12</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953D19">
          <w:rPr>
            <w:noProof/>
            <w:webHidden/>
          </w:rPr>
          <w:t>13</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953D19">
          <w:rPr>
            <w:noProof/>
            <w:webHidden/>
          </w:rPr>
          <w:t>13</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953D19">
          <w:rPr>
            <w:noProof/>
            <w:webHidden/>
          </w:rPr>
          <w:t>16</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953D19">
          <w:rPr>
            <w:noProof/>
            <w:webHidden/>
          </w:rPr>
          <w:t>18</w:t>
        </w:r>
        <w:r w:rsidR="00644FA4">
          <w:rPr>
            <w:noProof/>
            <w:webHidden/>
          </w:rPr>
          <w:fldChar w:fldCharType="end"/>
        </w:r>
      </w:hyperlink>
    </w:p>
    <w:p w:rsidR="00644FA4" w:rsidRDefault="003016DC">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953D19">
          <w:rPr>
            <w:noProof/>
            <w:webHidden/>
          </w:rPr>
          <w:t>20</w:t>
        </w:r>
        <w:r w:rsidR="00644FA4">
          <w:rPr>
            <w:noProof/>
            <w:webHidden/>
          </w:rPr>
          <w:fldChar w:fldCharType="end"/>
        </w:r>
      </w:hyperlink>
    </w:p>
    <w:p w:rsidR="00644FA4" w:rsidRDefault="003016DC">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953D19">
          <w:rPr>
            <w:noProof/>
            <w:webHidden/>
          </w:rPr>
          <w:t>21</w:t>
        </w:r>
        <w:r w:rsidR="00644FA4">
          <w:rPr>
            <w:noProof/>
            <w:webHidden/>
          </w:rPr>
          <w:fldChar w:fldCharType="end"/>
        </w:r>
      </w:hyperlink>
    </w:p>
    <w:p w:rsidR="00644FA4" w:rsidRDefault="003016DC">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953D19">
          <w:rPr>
            <w:noProof/>
            <w:webHidden/>
          </w:rPr>
          <w:t>28</w:t>
        </w:r>
        <w:r w:rsidR="00644FA4">
          <w:rPr>
            <w:noProof/>
            <w:webHidden/>
          </w:rPr>
          <w:fldChar w:fldCharType="end"/>
        </w:r>
      </w:hyperlink>
    </w:p>
    <w:p w:rsidR="00644FA4" w:rsidRDefault="003016DC">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953D19">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5" w:name="_Toc510165760"/>
      <w:r w:rsidRPr="002B5809">
        <w:rPr>
          <w:lang w:val="en-US"/>
        </w:rPr>
        <w:t>Introduction</w:t>
      </w:r>
      <w:bookmarkEnd w:id="25"/>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6" w:name="_Toc510165761"/>
      <w:r>
        <w:rPr>
          <w:lang w:val="en-US"/>
        </w:rPr>
        <w:t>Changelog</w:t>
      </w:r>
      <w:bookmarkEnd w:id="26"/>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7" w:name="_Toc484449259"/>
      <w:bookmarkStart w:id="28" w:name="_Toc502072379"/>
      <w:bookmarkStart w:id="29" w:name="_Toc510165762"/>
      <w:bookmarkEnd w:id="27"/>
      <w:bookmarkEnd w:id="28"/>
      <w:bookmarkEnd w:id="29"/>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0" w:name="_Toc484449260"/>
      <w:bookmarkStart w:id="31" w:name="_Toc502072380"/>
      <w:bookmarkStart w:id="32" w:name="_Toc510165763"/>
      <w:bookmarkEnd w:id="30"/>
      <w:bookmarkEnd w:id="31"/>
      <w:bookmarkEnd w:id="32"/>
    </w:p>
    <w:p w:rsidR="00DD1CE5" w:rsidRDefault="00DD1CE5" w:rsidP="005B3172">
      <w:pPr>
        <w:pStyle w:val="berschrift3"/>
        <w:rPr>
          <w:lang w:val="en-US"/>
        </w:rPr>
      </w:pPr>
      <w:bookmarkStart w:id="33" w:name="_Toc510165764"/>
      <w:r>
        <w:rPr>
          <w:lang w:val="en-US"/>
        </w:rPr>
        <w:t>Changes since version 0.9.5 (October 2017)</w:t>
      </w:r>
      <w:bookmarkEnd w:id="33"/>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lastRenderedPageBreak/>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4" w:name="_Toc510165765"/>
      <w:r>
        <w:rPr>
          <w:lang w:val="en-US"/>
        </w:rPr>
        <w:t>Changes since version 0.9.3 (October 2016)</w:t>
      </w:r>
      <w:bookmarkEnd w:id="34"/>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953D19">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953D19">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953D19">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953D19">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0499E" w:rsidRPr="008B5F87" w:rsidRDefault="00075AD1" w:rsidP="008B5F87">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5" w:name="_Ref447780942"/>
    </w:p>
    <w:p w:rsidR="00D72D03" w:rsidRPr="002B5809" w:rsidRDefault="00311A59" w:rsidP="00767520">
      <w:pPr>
        <w:pStyle w:val="berschrift2"/>
        <w:rPr>
          <w:lang w:val="en-US"/>
        </w:rPr>
      </w:pPr>
      <w:bookmarkStart w:id="36" w:name="_Ref502071357"/>
      <w:bookmarkStart w:id="37" w:name="_Toc510165766"/>
      <w:r w:rsidRPr="002B5809">
        <w:rPr>
          <w:lang w:val="en-US"/>
        </w:rPr>
        <w:t>System Requirements and Software Installation</w:t>
      </w:r>
      <w:bookmarkEnd w:id="35"/>
      <w:bookmarkEnd w:id="36"/>
      <w:bookmarkEnd w:id="37"/>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7"/>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8"/>
      <w:bookmarkEnd w:id="39"/>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0" w:name="_Toc510165769"/>
      <w:bookmarkEnd w:id="40"/>
    </w:p>
    <w:p w:rsidR="001F7311" w:rsidRPr="003F61AA" w:rsidRDefault="003F61AA" w:rsidP="00311A59">
      <w:pPr>
        <w:pStyle w:val="berschrift3"/>
        <w:rPr>
          <w:lang w:val="en-US"/>
        </w:rPr>
      </w:pPr>
      <w:bookmarkStart w:id="41" w:name="_Toc510165770"/>
      <w:r>
        <w:rPr>
          <w:lang w:val="en-US"/>
        </w:rPr>
        <w:t>Windows (7 / 8 / 10)</w:t>
      </w:r>
      <w:bookmarkEnd w:id="4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2"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3"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5" w:history="1">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554822" w:rsidRPr="0030015A" w:rsidRDefault="00554822"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554822" w:rsidRPr="0030015A" w:rsidRDefault="00554822"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7">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2" w:name="_Toc510165771"/>
      <w:r>
        <w:rPr>
          <w:lang w:val="en-US"/>
        </w:rPr>
        <w:t>Linux</w:t>
      </w:r>
      <w:bookmarkEnd w:id="42"/>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8"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20"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lastRenderedPageBreak/>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21" w:history="1">
        <w:r w:rsidRPr="009D74F3">
          <w:rPr>
            <w:rStyle w:val="Hyperlink"/>
            <w:lang w:val="en-US" w:eastAsia="de-DE"/>
          </w:rPr>
          <w:t>“MoonPanoramaMaker_V1.0.0_Linux.gz”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0B2DAB">
        <w:rPr>
          <w:lang w:val="en-US" w:eastAsia="de-DE"/>
        </w:rPr>
        <w:t>moon_panorama_maker</w:t>
      </w:r>
      <w:proofErr w:type="spellEnd"/>
      <w:r w:rsidR="000B2DAB">
        <w:rPr>
          <w:lang w:val="en-US" w:eastAsia="de-DE"/>
        </w:rPr>
        <w:t xml:space="preserve">” which contains the </w:t>
      </w:r>
      <w:r w:rsidR="001957FE">
        <w:rPr>
          <w:lang w:val="en-US" w:eastAsia="de-DE"/>
        </w:rPr>
        <w:t xml:space="preserve">executable </w:t>
      </w:r>
      <w:r>
        <w:rPr>
          <w:lang w:val="en-US" w:eastAsia="de-DE"/>
        </w:rPr>
        <w:t>“</w:t>
      </w:r>
      <w:proofErr w:type="spellStart"/>
      <w:r>
        <w:rPr>
          <w:lang w:val="en-US" w:eastAsia="de-DE"/>
        </w:rPr>
        <w:t>moon_panorama_maker</w:t>
      </w:r>
      <w:proofErr w:type="spellEnd"/>
      <w:r>
        <w:rPr>
          <w:lang w:val="en-US" w:eastAsia="de-DE"/>
        </w:rPr>
        <w:t>”</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2"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415AA0" w:rsidRDefault="00B0523A"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de-DE"/>
        </w:rPr>
      </w:pPr>
      <w:r>
        <w:rPr>
          <w:lang w:val="en-US" w:eastAsia="de-DE"/>
        </w:rPr>
        <w:t>To enable keyboard input</w:t>
      </w:r>
      <w:r w:rsidR="00415AA0" w:rsidRPr="00415AA0">
        <w:rPr>
          <w:lang w:val="en-US" w:eastAsia="de-DE"/>
        </w:rPr>
        <w:t>, the following command must be added to the</w:t>
      </w:r>
      <w:r w:rsidR="005028D6">
        <w:rPr>
          <w:lang w:val="en-US" w:eastAsia="de-DE"/>
        </w:rPr>
        <w:t xml:space="preserve"> </w:t>
      </w:r>
      <w:proofErr w:type="gramStart"/>
      <w:r w:rsidR="005028D6" w:rsidRPr="00415AA0">
        <w:rPr>
          <w:lang w:val="en-US" w:eastAsia="de-DE"/>
        </w:rPr>
        <w:t>file</w:t>
      </w:r>
      <w:r w:rsidR="005028D6">
        <w:rPr>
          <w:lang w:val="en-US" w:eastAsia="de-DE"/>
        </w:rPr>
        <w:t xml:space="preserve"> ”</w:t>
      </w:r>
      <w:proofErr w:type="gramEnd"/>
      <w:r w:rsidR="00415AA0" w:rsidRPr="005028D6">
        <w:rPr>
          <w:lang w:val="en-US" w:eastAsia="de-DE"/>
        </w:rPr>
        <w:t>.bashrc</w:t>
      </w:r>
      <w:r w:rsidR="005028D6">
        <w:rPr>
          <w:lang w:val="en-US" w:eastAsia="de-DE"/>
        </w:rPr>
        <w:t>”</w:t>
      </w:r>
      <w:r w:rsidR="00415AA0" w:rsidRPr="00415AA0">
        <w:rPr>
          <w:lang w:val="en-US" w:eastAsia="de-DE"/>
        </w:rPr>
        <w:t>:</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gramStart"/>
      <w:r>
        <w:rPr>
          <w:rFonts w:ascii="Courier New" w:eastAsia="Times New Roman" w:hAnsi="Courier New" w:cs="Courier New"/>
          <w:lang w:val="en-US" w:eastAsia="de-DE"/>
        </w:rPr>
        <w:t>e</w:t>
      </w:r>
      <w:r w:rsidRPr="00415AA0">
        <w:rPr>
          <w:rFonts w:ascii="Courier New" w:eastAsia="Times New Roman" w:hAnsi="Courier New" w:cs="Courier New"/>
          <w:lang w:val="en-US" w:eastAsia="de-DE"/>
        </w:rPr>
        <w:t>xport</w:t>
      </w:r>
      <w:proofErr w:type="gramEnd"/>
      <w:r w:rsidRPr="00415AA0">
        <w:rPr>
          <w:rFonts w:ascii="Courier New" w:eastAsia="Times New Roman" w:hAnsi="Courier New" w:cs="Courier New"/>
          <w:lang w:val="en-US" w:eastAsia="de-DE"/>
        </w:rPr>
        <w:t xml:space="preserve"> QT_XKB_CONFIG_ROOT=/</w:t>
      </w:r>
      <w:proofErr w:type="spellStart"/>
      <w:r w:rsidRPr="00415AA0">
        <w:rPr>
          <w:rFonts w:ascii="Courier New" w:eastAsia="Times New Roman" w:hAnsi="Courier New" w:cs="Courier New"/>
          <w:lang w:val="en-US" w:eastAsia="de-DE"/>
        </w:rPr>
        <w:t>usr</w:t>
      </w:r>
      <w:proofErr w:type="spellEnd"/>
      <w:r w:rsidRPr="00415AA0">
        <w:rPr>
          <w:rFonts w:ascii="Courier New" w:eastAsia="Times New Roman" w:hAnsi="Courier New" w:cs="Courier New"/>
          <w:lang w:val="en-US" w:eastAsia="de-DE"/>
        </w:rPr>
        <w:t>/share/X11/</w:t>
      </w:r>
      <w:proofErr w:type="spellStart"/>
      <w:r w:rsidRPr="00415AA0">
        <w:rPr>
          <w:rFonts w:ascii="Courier New" w:eastAsia="Times New Roman" w:hAnsi="Courier New" w:cs="Courier New"/>
          <w:lang w:val="en-US" w:eastAsia="de-DE"/>
        </w:rPr>
        <w:t>xkb</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3" w:name="_Toc510165772"/>
      <w:bookmarkStart w:id="44" w:name="_Ref510295898"/>
      <w:r>
        <w:rPr>
          <w:lang w:val="en-US"/>
        </w:rPr>
        <w:t xml:space="preserve">Connection to </w:t>
      </w:r>
      <w:proofErr w:type="spellStart"/>
      <w:r>
        <w:rPr>
          <w:lang w:val="en-US"/>
        </w:rPr>
        <w:t>FireCapture</w:t>
      </w:r>
      <w:bookmarkEnd w:id="43"/>
      <w:bookmarkEnd w:id="44"/>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3"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554822" w:rsidRPr="0030015A" w:rsidRDefault="00554822"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554822" w:rsidRPr="0030015A" w:rsidRDefault="00554822"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4">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lastRenderedPageBreak/>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5" w:name="_Toc510165773"/>
      <w:r w:rsidRPr="002B5809">
        <w:rPr>
          <w:lang w:val="en-US"/>
        </w:rPr>
        <w:t>Program Execution</w:t>
      </w:r>
      <w:bookmarkEnd w:id="45"/>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4"/>
      <w:bookmarkStart w:id="47" w:name="_Toc502072385"/>
      <w:bookmarkStart w:id="48" w:name="_Toc510165774"/>
      <w:bookmarkEnd w:id="46"/>
      <w:bookmarkEnd w:id="47"/>
      <w:bookmarkEnd w:id="4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5"/>
      <w:bookmarkStart w:id="50" w:name="_Toc502072386"/>
      <w:bookmarkStart w:id="51" w:name="_Toc510165775"/>
      <w:bookmarkEnd w:id="49"/>
      <w:bookmarkEnd w:id="50"/>
      <w:bookmarkEnd w:id="5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6"/>
      <w:bookmarkStart w:id="53" w:name="_Toc502072387"/>
      <w:bookmarkStart w:id="54" w:name="_Toc510165776"/>
      <w:bookmarkEnd w:id="52"/>
      <w:bookmarkEnd w:id="53"/>
      <w:bookmarkEnd w:id="5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7"/>
      <w:bookmarkStart w:id="56" w:name="_Toc502072388"/>
      <w:bookmarkStart w:id="57" w:name="_Toc510165777"/>
      <w:bookmarkEnd w:id="55"/>
      <w:bookmarkEnd w:id="56"/>
      <w:bookmarkEnd w:id="57"/>
    </w:p>
    <w:p w:rsidR="00AE3DAA" w:rsidRPr="002B5809" w:rsidRDefault="00C00911">
      <w:pPr>
        <w:pStyle w:val="berschrift3"/>
        <w:rPr>
          <w:lang w:val="en-US"/>
        </w:rPr>
      </w:pPr>
      <w:bookmarkStart w:id="58" w:name="_Toc510165778"/>
      <w:bookmarkStart w:id="59" w:name="_Ref510168737"/>
      <w:r>
        <w:rPr>
          <w:lang w:val="en-US"/>
        </w:rPr>
        <w:t>Program Start</w:t>
      </w:r>
      <w:bookmarkEnd w:id="58"/>
      <w:bookmarkEnd w:id="5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953D19">
        <w:rPr>
          <w:lang w:val="en-US"/>
        </w:rPr>
        <w:t>Appendix</w:t>
      </w:r>
      <w:r w:rsidR="00953D19" w:rsidRPr="002B5809">
        <w:rPr>
          <w:lang w:val="en-US"/>
        </w:rPr>
        <w:t xml:space="preserve"> A: Parameter</w:t>
      </w:r>
      <w:r w:rsidR="00953D19">
        <w:rPr>
          <w:lang w:val="en-US"/>
        </w:rPr>
        <w:t>s</w:t>
      </w:r>
      <w:r w:rsidR="00953D19" w:rsidRPr="002B5809">
        <w:rPr>
          <w:lang w:val="en-US"/>
        </w:rPr>
        <w:t xml:space="preserve"> </w:t>
      </w:r>
      <w:r w:rsidR="00953D19">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lastRenderedPageBreak/>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953D19">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7">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554822" w:rsidRPr="0030015A" w:rsidRDefault="00554822"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554822" w:rsidRPr="0030015A" w:rsidRDefault="00554822"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E5659" w:rsidRDefault="00326C9E" w:rsidP="00F15C51">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delete it before starting the program.</w:t>
      </w:r>
    </w:p>
    <w:p w:rsidR="00415AA0" w:rsidRDefault="00415AA0">
      <w:pPr>
        <w:spacing w:after="0" w:line="240" w:lineRule="auto"/>
        <w:rPr>
          <w:lang w:val="en-US" w:eastAsia="de-DE"/>
        </w:rPr>
      </w:pPr>
      <w:r>
        <w:rPr>
          <w:lang w:val="en-US" w:eastAsia="de-DE"/>
        </w:rPr>
        <w:br w:type="page"/>
      </w:r>
    </w:p>
    <w:p w:rsidR="00F16035" w:rsidRDefault="002F0E10" w:rsidP="00F15C51">
      <w:pPr>
        <w:rPr>
          <w:lang w:val="en-US" w:eastAsia="de-DE"/>
        </w:rPr>
      </w:pPr>
      <w:r>
        <w:rPr>
          <w:lang w:val="en-US" w:eastAsia="de-DE"/>
        </w:rPr>
        <w:lastRenderedPageBreak/>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60" w:name="_Toc510165779"/>
      <w:r w:rsidRPr="002B5809">
        <w:rPr>
          <w:lang w:val="en-US"/>
        </w:rPr>
        <w:t>Layout of the Main Window</w:t>
      </w:r>
      <w:bookmarkEnd w:id="60"/>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1" w:name="_Ref447715460"/>
    </w:p>
    <w:p w:rsidR="003214BE" w:rsidRPr="002B5809" w:rsidRDefault="00B03FCE" w:rsidP="003214BE">
      <w:pPr>
        <w:pStyle w:val="berschrift3"/>
        <w:rPr>
          <w:lang w:val="en-US"/>
        </w:rPr>
      </w:pPr>
      <w:bookmarkStart w:id="62" w:name="_Ref449896630"/>
      <w:bookmarkStart w:id="63" w:name="_Toc510165780"/>
      <w:r>
        <w:rPr>
          <w:lang w:val="en-US"/>
        </w:rPr>
        <w:t>Selecting a Landmark on the Moon for Mount Alignment</w:t>
      </w:r>
      <w:bookmarkEnd w:id="61"/>
      <w:bookmarkEnd w:id="62"/>
      <w:bookmarkEnd w:id="63"/>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554822" w:rsidRPr="00A137BE" w:rsidRDefault="00554822"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554822" w:rsidRPr="00A137BE" w:rsidRDefault="00554822"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953D19">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w:t>
      </w:r>
      <w:r>
        <w:rPr>
          <w:lang w:val="en-US" w:eastAsia="de-DE"/>
        </w:rPr>
        <w:lastRenderedPageBreak/>
        <w:t xml:space="preserve">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554822" w:rsidRPr="00A137BE" w:rsidRDefault="00554822">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554822" w:rsidRPr="00A137BE" w:rsidRDefault="00554822">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4" w:name="_Ref447716709"/>
      <w:bookmarkStart w:id="65" w:name="_Toc510165781"/>
      <w:r w:rsidRPr="002B5809">
        <w:rPr>
          <w:lang w:val="en-US"/>
        </w:rPr>
        <w:t>Camera Rotation</w:t>
      </w:r>
      <w:bookmarkEnd w:id="64"/>
      <w:bookmarkEnd w:id="65"/>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3D6C9C" w:rsidP="00212586">
      <w:pPr>
        <w:tabs>
          <w:tab w:val="left" w:pos="3920"/>
        </w:tabs>
        <w:spacing w:line="240" w:lineRule="auto"/>
        <w:rPr>
          <w:position w:val="6"/>
          <w:lang w:val="en-US" w:eastAsia="de-DE"/>
        </w:rPr>
      </w:pPr>
      <w:ins w:id="66" w:author="Michal Powalko" w:date="2018-04-24T14:40:00Z">
        <w:r>
          <w:rPr>
            <w:noProof/>
            <w:lang w:eastAsia="de-DE"/>
          </w:rPr>
          <mc:AlternateContent>
            <mc:Choice Requires="wps">
              <w:drawing>
                <wp:anchor distT="0" distB="0" distL="114300" distR="114300" simplePos="0" relativeHeight="251695104" behindDoc="0" locked="0" layoutInCell="1" allowOverlap="1" wp14:anchorId="3F71FEDD" wp14:editId="134B3DD4">
                  <wp:simplePos x="0" y="0"/>
                  <wp:positionH relativeFrom="column">
                    <wp:posOffset>457214</wp:posOffset>
                  </wp:positionH>
                  <wp:positionV relativeFrom="paragraph">
                    <wp:posOffset>1067</wp:posOffset>
                  </wp:positionV>
                  <wp:extent cx="1390650" cy="1575435"/>
                  <wp:effectExtent l="57150" t="38100" r="57150" b="81915"/>
                  <wp:wrapNone/>
                  <wp:docPr id="23" name="Lige forbindelse 23"/>
                  <wp:cNvGraphicFramePr/>
                  <a:graphic xmlns:a="http://schemas.openxmlformats.org/drawingml/2006/main">
                    <a:graphicData uri="http://schemas.microsoft.com/office/word/2010/wordprocessingShape">
                      <wps:wsp>
                        <wps:cNvCnPr/>
                        <wps:spPr>
                          <a:xfrm>
                            <a:off x="0" y="0"/>
                            <a:ext cx="1390650" cy="157543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2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pt" to="145.5pt,1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" strokecolor="#c0504d [3205]" strokeweight="3pt">
                  <v:shadow on="t" color="black" opacity="22937f" origin=",.5" offset="0,.63889mm"/>
                </v:line>
              </w:pict>
            </mc:Fallback>
          </mc:AlternateContent>
        </w:r>
      </w:ins>
      <w:r w:rsidRPr="00554822">
        <w:rPr>
          <w:noProof/>
          <w:lang w:eastAsia="de-DE"/>
        </w:rPr>
        <mc:AlternateContent>
          <mc:Choice Requires="wps">
            <w:drawing>
              <wp:anchor distT="0" distB="0" distL="114300" distR="114300" simplePos="0" relativeHeight="251697152" behindDoc="0" locked="0" layoutInCell="1" allowOverlap="1" wp14:anchorId="5C665132" wp14:editId="5C45E2D3">
                <wp:simplePos x="0" y="0"/>
                <wp:positionH relativeFrom="column">
                  <wp:posOffset>1412875</wp:posOffset>
                </wp:positionH>
                <wp:positionV relativeFrom="paragraph">
                  <wp:posOffset>630920</wp:posOffset>
                </wp:positionV>
                <wp:extent cx="675640" cy="325755"/>
                <wp:effectExtent l="0" t="0" r="10160" b="17145"/>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25755"/>
                        </a:xfrm>
                        <a:prstGeom prst="rect">
                          <a:avLst/>
                        </a:prstGeom>
                        <a:noFill/>
                        <a:ln w="9525">
                          <a:solidFill>
                            <a:srgbClr val="000000"/>
                          </a:solidFill>
                          <a:miter lim="800000"/>
                          <a:headEnd/>
                          <a:tailEnd/>
                        </a:ln>
                      </wps:spPr>
                      <wps:txbx>
                        <w:txbxContent>
                          <w:p w:rsidR="00554822" w:rsidRPr="00554822" w:rsidRDefault="00554822">
                            <w:pPr>
                              <w:rPr>
                                <w:color w:val="FFFFFF" w:themeColor="background1"/>
                              </w:rPr>
                            </w:pPr>
                            <w:proofErr w:type="spellStart"/>
                            <w:r w:rsidRPr="00554822">
                              <w:rPr>
                                <w:color w:val="FFFFFF" w:themeColor="background1"/>
                              </w:rPr>
                              <w:t>wrong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1.25pt;margin-top:49.7pt;width:53.2pt;height:25.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" filled="f">
                <v:textbox>
                  <w:txbxContent>
                    <w:p w:rsidR="00554822" w:rsidRPr="00554822" w:rsidRDefault="00554822">
                      <w:pPr>
                        <w:rPr>
                          <w:color w:val="FFFFFF" w:themeColor="background1"/>
                        </w:rPr>
                      </w:pPr>
                      <w:proofErr w:type="spellStart"/>
                      <w:r w:rsidRPr="00554822">
                        <w:rPr>
                          <w:color w:val="FFFFFF" w:themeColor="background1"/>
                        </w:rPr>
                        <w:t>wrong</w:t>
                      </w:r>
                      <w:proofErr w:type="spellEnd"/>
                    </w:p>
                  </w:txbxContent>
                </v:textbox>
              </v:shape>
            </w:pict>
          </mc:Fallback>
        </mc:AlternateContent>
      </w:r>
      <w:ins w:id="67" w:author="Michal Powalko" w:date="2018-04-24T14:39:00Z">
        <w:r>
          <w:rPr>
            <w:noProof/>
            <w:lang w:eastAsia="de-DE"/>
          </w:rPr>
          <mc:AlternateContent>
            <mc:Choice Requires="wps">
              <w:drawing>
                <wp:anchor distT="0" distB="0" distL="114300" distR="114300" simplePos="0" relativeHeight="251701248" behindDoc="0" locked="0" layoutInCell="1" allowOverlap="1" wp14:anchorId="001B9591" wp14:editId="3D459825">
                  <wp:simplePos x="0" y="0"/>
                  <wp:positionH relativeFrom="column">
                    <wp:posOffset>4759325</wp:posOffset>
                  </wp:positionH>
                  <wp:positionV relativeFrom="paragraph">
                    <wp:posOffset>36195</wp:posOffset>
                  </wp:positionV>
                  <wp:extent cx="0" cy="1604010"/>
                  <wp:effectExtent l="76200" t="19050" r="76200" b="72390"/>
                  <wp:wrapNone/>
                  <wp:docPr id="36" name="Lige forbindelse 2"/>
                  <wp:cNvGraphicFramePr/>
                  <a:graphic xmlns:a="http://schemas.openxmlformats.org/drawingml/2006/main">
                    <a:graphicData uri="http://schemas.microsoft.com/office/word/2010/wordprocessingShape">
                      <wps:wsp>
                        <wps:cNvCnPr/>
                        <wps:spPr>
                          <a:xfrm>
                            <a:off x="0" y="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id="Lige forbindelse 2"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4.75pt,2.85pt" to="374.75pt,1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" strokecolor="#9bbb59 [3206]" strokeweight="3pt">
                  <v:shadow on="t" color="black" opacity="22937f" origin=",.5" offset="0,.63889mm"/>
                </v:line>
              </w:pict>
            </mc:Fallback>
          </mc:AlternateContent>
        </w:r>
      </w:ins>
      <w:r w:rsidRPr="00554822">
        <w:rPr>
          <w:noProof/>
          <w:lang w:eastAsia="de-DE"/>
        </w:rPr>
        <mc:AlternateContent>
          <mc:Choice Requires="wps">
            <w:drawing>
              <wp:anchor distT="0" distB="0" distL="114300" distR="114300" simplePos="0" relativeHeight="251699200" behindDoc="0" locked="0" layoutInCell="1" allowOverlap="1" wp14:anchorId="31EA8D53" wp14:editId="0E3C6EC4">
                <wp:simplePos x="0" y="0"/>
                <wp:positionH relativeFrom="column">
                  <wp:posOffset>5042913</wp:posOffset>
                </wp:positionH>
                <wp:positionV relativeFrom="paragraph">
                  <wp:posOffset>662305</wp:posOffset>
                </wp:positionV>
                <wp:extent cx="676072" cy="325877"/>
                <wp:effectExtent l="0" t="0" r="10160" b="17145"/>
                <wp:wrapNone/>
                <wp:docPr id="35" name="Textfeld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072" cy="325877"/>
                        </a:xfrm>
                        <a:prstGeom prst="rect">
                          <a:avLst/>
                        </a:prstGeom>
                        <a:noFill/>
                        <a:ln w="9525">
                          <a:solidFill>
                            <a:srgbClr val="000000"/>
                          </a:solidFill>
                          <a:miter lim="800000"/>
                          <a:headEnd/>
                          <a:tailEnd/>
                        </a:ln>
                      </wps:spPr>
                      <wps:txbx>
                        <w:txbxContent>
                          <w:p w:rsidR="003D6C9C" w:rsidRPr="00554822" w:rsidRDefault="003D6C9C" w:rsidP="003D6C9C">
                            <w:pPr>
                              <w:rPr>
                                <w:color w:val="FFFFFF" w:themeColor="background1"/>
                              </w:rPr>
                            </w:pPr>
                            <w:r>
                              <w:rPr>
                                <w:color w:val="FFFFFF" w:themeColor="background1"/>
                              </w:rPr>
                              <w: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feld 35" o:spid="_x0000_s1033" type="#_x0000_t202" style="position:absolute;margin-left:397.1pt;margin-top:52.15pt;width:53.25pt;height:25.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" filled="f">
                <v:textbox>
                  <w:txbxContent>
                    <w:p w:rsidR="003D6C9C" w:rsidRPr="00554822" w:rsidRDefault="003D6C9C" w:rsidP="003D6C9C">
                      <w:pPr>
                        <w:rPr>
                          <w:color w:val="FFFFFF" w:themeColor="background1"/>
                        </w:rPr>
                      </w:pPr>
                      <w:r>
                        <w:rPr>
                          <w:color w:val="FFFFFF" w:themeColor="background1"/>
                        </w:rPr>
                        <w:t>OK</w:t>
                      </w:r>
                    </w:p>
                  </w:txbxContent>
                </v:textbox>
              </v:shape>
            </w:pict>
          </mc:Fallback>
        </mc:AlternateContent>
      </w:r>
      <w:r w:rsidR="005E3E79" w:rsidRPr="002B5809">
        <w:rPr>
          <w:noProof/>
          <w:lang w:eastAsia="de-DE"/>
        </w:rPr>
        <w:drawing>
          <wp:anchor distT="0" distB="0" distL="114300" distR="114300" simplePos="0" relativeHeight="251668480" behindDoc="0" locked="0" layoutInCell="1" allowOverlap="1" wp14:anchorId="22FEC426" wp14:editId="22B7AF50">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005E3E79" w:rsidRPr="002B5809">
        <w:rPr>
          <w:noProof/>
          <w:lang w:eastAsia="de-DE"/>
        </w:rPr>
        <w:drawing>
          <wp:inline distT="0" distB="0" distL="0" distR="0" wp14:anchorId="799CE252" wp14:editId="12A35861">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005E3E79"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lastRenderedPageBreak/>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8" w:name="_Ref436315061"/>
      <w:bookmarkStart w:id="69" w:name="_Toc510165782"/>
      <w:r w:rsidRPr="002B5809">
        <w:rPr>
          <w:lang w:val="en-US"/>
        </w:rPr>
        <w:t>Selection and Positioning of the Focus Area</w:t>
      </w:r>
      <w:bookmarkEnd w:id="68"/>
      <w:bookmarkEnd w:id="69"/>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70" w:name="_Ref436147257"/>
      <w:bookmarkStart w:id="71" w:name="_Ref488597686"/>
    </w:p>
    <w:p w:rsidR="003214BE" w:rsidRPr="002B5809" w:rsidRDefault="004D6CEA" w:rsidP="003214BE">
      <w:pPr>
        <w:pStyle w:val="berschrift3"/>
        <w:rPr>
          <w:lang w:val="en-US"/>
        </w:rPr>
      </w:pPr>
      <w:bookmarkStart w:id="72" w:name="_Ref497150063"/>
      <w:bookmarkStart w:id="73"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70"/>
      <w:bookmarkEnd w:id="71"/>
      <w:bookmarkEnd w:id="72"/>
      <w:bookmarkEnd w:id="73"/>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w:t>
      </w:r>
      <w:r w:rsidR="00497FAF" w:rsidRPr="00506A2B">
        <w:rPr>
          <w:lang w:val="en-US" w:eastAsia="de-DE"/>
        </w:rPr>
        <w:lastRenderedPageBreak/>
        <w:t xml:space="preserve">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554822" w:rsidRPr="00A137BE" w:rsidRDefault="00554822"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hQpy9yUCAAAkBAAADgAAAAAAAAAAAAAAAAAuAgAAZHJzL2Uyb0Rv&#10;Yy54bWxQSwECLQAUAAYACAAAACEAWfoiKN8AAAALAQAADwAAAAAAAAAAAAAAAAB/BAAAZHJzL2Rv&#10;d25yZXYueG1sUEsFBgAAAAAEAAQA8wAAAIsFAAAAAA==&#10;" stroked="f">
                <v:textbox>
                  <w:txbxContent>
                    <w:p w:rsidR="00554822" w:rsidRPr="00A137BE" w:rsidRDefault="00554822"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w:t>
      </w:r>
      <w:r w:rsidR="000E0E04">
        <w:rPr>
          <w:lang w:val="en-US" w:eastAsia="de-DE"/>
        </w:rPr>
        <w:lastRenderedPageBreak/>
        <w:t xml:space="preserve">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lastRenderedPageBreak/>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4" w:name="_Toc510165784"/>
      <w:bookmarkStart w:id="75"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4"/>
      <w:bookmarkEnd w:id="75"/>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953D19">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953D19">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E7F61A3" wp14:editId="67D16495">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554822" w:rsidRPr="00F34093" w:rsidRDefault="00554822"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CoyJxkIwIAACMEAAAOAAAAAAAAAAAAAAAAAC4CAABkcnMvZTJvRG9j&#10;LnhtbFBLAQItABQABgAIAAAAIQDdEUTp4AAAAAsBAAAPAAAAAAAAAAAAAAAAAH0EAABkcnMvZG93&#10;bnJldi54bWxQSwUGAAAAAAQABADzAAAAigUAAAAA&#10;" stroked="f">
                <v:textbox>
                  <w:txbxContent>
                    <w:p w:rsidR="00554822" w:rsidRPr="00F34093" w:rsidRDefault="00554822"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14:anchorId="670C9513" wp14:editId="68BFD7C9">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5B5501">
        <w:rPr>
          <w:lang w:val="en-US" w:eastAsia="de-DE"/>
        </w:rPr>
        <w:t>Un-checking</w:t>
      </w:r>
      <w:r w:rsidR="000520C2">
        <w:rPr>
          <w:lang w:val="en-US" w:eastAsia="de-DE"/>
        </w:rPr>
        <w:t xml:space="preserve">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953D19">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6" w:name="_Ref484455529"/>
      <w:bookmarkStart w:id="77" w:name="_Toc510165785"/>
      <w:r>
        <w:rPr>
          <w:lang w:val="en-US"/>
        </w:rPr>
        <w:t>Automatic Alignment</w:t>
      </w:r>
      <w:bookmarkEnd w:id="76"/>
      <w:bookmarkEnd w:id="77"/>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953D19">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8" w:name="_Toc510165786"/>
      <w:r>
        <w:rPr>
          <w:lang w:val="en-US"/>
        </w:rPr>
        <w:t>End of Program</w:t>
      </w:r>
      <w:bookmarkEnd w:id="78"/>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953D19">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953D19">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9" w:name="_Ref434581650"/>
      <w:bookmarkStart w:id="80" w:name="_Ref436211928"/>
      <w:bookmarkStart w:id="81" w:name="_Ref436228182"/>
      <w:bookmarkStart w:id="82" w:name="_Ref436836357"/>
      <w:bookmarkStart w:id="83"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9"/>
      <w:r>
        <w:rPr>
          <w:lang w:val="en-US"/>
        </w:rPr>
        <w:t>g</w:t>
      </w:r>
      <w:bookmarkEnd w:id="80"/>
      <w:bookmarkEnd w:id="81"/>
      <w:bookmarkEnd w:id="82"/>
      <w:bookmarkEnd w:id="83"/>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953D1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953D1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953D1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953D1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953D1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953D1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953D1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953D1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953D1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953D1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953D19">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953D1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953D19">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287E14DA" wp14:editId="07F2AC44">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3D7C1631" wp14:editId="5C6C2838">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953D19"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953D1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953D1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953D1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B0594"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B0594" w:rsidRDefault="001B0594" w:rsidP="00AB63D3">
            <w:pPr>
              <w:rPr>
                <w:lang w:val="en-US" w:eastAsia="de-DE"/>
              </w:rPr>
            </w:pPr>
            <w:r>
              <w:rPr>
                <w:noProof/>
                <w:lang w:eastAsia="de-DE"/>
              </w:rPr>
              <w:drawing>
                <wp:inline distT="0" distB="0" distL="0" distR="0" wp14:anchorId="56ECE2EA" wp14:editId="58CA005A">
                  <wp:extent cx="3692236" cy="240916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Configuration-dialog-INDI.PNG"/>
                          <pic:cNvPicPr/>
                        </pic:nvPicPr>
                        <pic:blipFill>
                          <a:blip r:embed="rId45">
                            <a:extLst>
                              <a:ext uri="{28A0092B-C50C-407E-A947-70E740481C1C}">
                                <a14:useLocalDpi xmlns:a14="http://schemas.microsoft.com/office/drawing/2010/main" val="0"/>
                              </a:ext>
                            </a:extLst>
                          </a:blip>
                          <a:stretch>
                            <a:fillRect/>
                          </a:stretch>
                        </pic:blipFill>
                        <pic:spPr>
                          <a:xfrm>
                            <a:off x="0" y="0"/>
                            <a:ext cx="3701754" cy="2415377"/>
                          </a:xfrm>
                          <a:prstGeom prst="rect">
                            <a:avLst/>
                          </a:prstGeom>
                        </pic:spPr>
                      </pic:pic>
                    </a:graphicData>
                  </a:graphic>
                </wp:inline>
              </w:drawing>
            </w:r>
          </w:p>
        </w:tc>
      </w:tr>
      <w:tr w:rsidR="005C13F1" w:rsidRPr="00953D19"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953D19"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5990D285" wp14:editId="23E91860">
                  <wp:simplePos x="0" y="0"/>
                  <wp:positionH relativeFrom="column">
                    <wp:posOffset>3175</wp:posOffset>
                  </wp:positionH>
                  <wp:positionV relativeFrom="paragraph">
                    <wp:posOffset>-3175</wp:posOffset>
                  </wp:positionV>
                  <wp:extent cx="3803015" cy="2807335"/>
                  <wp:effectExtent l="0" t="0" r="6985"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301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953D19"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r>
            <w:r>
              <w:rPr>
                <w:b/>
                <w:lang w:val="en-US" w:eastAsia="de-DE"/>
              </w:rPr>
              <w:lastRenderedPageBreak/>
              <w:t>INDI server:</w:t>
            </w:r>
          </w:p>
        </w:tc>
        <w:tc>
          <w:tcPr>
            <w:tcW w:w="6726" w:type="dxa"/>
          </w:tcPr>
          <w:p w:rsidR="005C13F1" w:rsidRDefault="005C13F1" w:rsidP="009304FC">
            <w:pPr>
              <w:rPr>
                <w:b/>
                <w:lang w:val="en-US" w:eastAsia="de-DE"/>
              </w:rPr>
            </w:pPr>
            <w:r>
              <w:rPr>
                <w:lang w:val="en-US" w:eastAsia="de-DE"/>
              </w:rPr>
              <w:lastRenderedPageBreak/>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953D19"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953D19"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953D19"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953D19"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953D1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953D19"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953D19">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953D19"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953D19">
              <w:rPr>
                <w:lang w:val="en-US" w:eastAsia="de-DE"/>
              </w:rPr>
              <w:t>4.6</w:t>
            </w:r>
            <w:r>
              <w:rPr>
                <w:lang w:val="en-US" w:eastAsia="de-DE"/>
              </w:rPr>
              <w:fldChar w:fldCharType="end"/>
            </w:r>
          </w:p>
        </w:tc>
      </w:tr>
      <w:tr w:rsidR="003B22AF" w:rsidRPr="00953D1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953D19">
              <w:rPr>
                <w:lang w:val="en-US" w:eastAsia="de-DE"/>
              </w:rPr>
              <w:t>4.6</w:t>
            </w:r>
            <w:r>
              <w:rPr>
                <w:lang w:val="en-US" w:eastAsia="de-DE"/>
              </w:rPr>
              <w:fldChar w:fldCharType="end"/>
            </w:r>
          </w:p>
        </w:tc>
      </w:tr>
      <w:tr w:rsidR="003B22AF" w:rsidRPr="00953D19"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953D1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953D1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953D1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953D1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953D1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953D19">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4" w:name="_Toc510165788"/>
      <w:r>
        <w:rPr>
          <w:lang w:val="en-US"/>
        </w:rPr>
        <w:lastRenderedPageBreak/>
        <w:t>Appendix</w:t>
      </w:r>
      <w:r w:rsidR="002B633A" w:rsidRPr="002B5809">
        <w:rPr>
          <w:lang w:val="en-US"/>
        </w:rPr>
        <w:t xml:space="preserve"> B: </w:t>
      </w:r>
      <w:r>
        <w:rPr>
          <w:lang w:val="en-US"/>
        </w:rPr>
        <w:t>Algorithms Used by the Program</w:t>
      </w:r>
      <w:bookmarkEnd w:id="84"/>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953D1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953D19" w:rsidTr="003009E1">
        <w:tc>
          <w:tcPr>
            <w:tcW w:w="959" w:type="dxa"/>
          </w:tcPr>
          <w:p w:rsidR="00134F49" w:rsidRPr="002B5809" w:rsidRDefault="003016DC"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953D1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953D19" w:rsidTr="003009E1">
        <w:tc>
          <w:tcPr>
            <w:tcW w:w="959" w:type="dxa"/>
          </w:tcPr>
          <w:p w:rsidR="00134F49" w:rsidRPr="002B5809" w:rsidRDefault="003016DC"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953D19" w:rsidTr="003009E1">
        <w:tc>
          <w:tcPr>
            <w:tcW w:w="959" w:type="dxa"/>
          </w:tcPr>
          <w:p w:rsidR="00134F49" w:rsidRPr="002B5809" w:rsidRDefault="003016DC"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7">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8">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3016DC"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3016DC"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3016DC"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3016DC"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3016DC"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3016DC"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3016DC"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953D19" w:rsidTr="001E5315">
        <w:tc>
          <w:tcPr>
            <w:tcW w:w="959" w:type="dxa"/>
          </w:tcPr>
          <w:p w:rsidR="00F53D85" w:rsidRPr="002B5809" w:rsidRDefault="003016DC"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953D19" w:rsidTr="001E5315">
        <w:tc>
          <w:tcPr>
            <w:tcW w:w="959" w:type="dxa"/>
          </w:tcPr>
          <w:p w:rsidR="00F53D85" w:rsidRPr="002B5809" w:rsidRDefault="003016DC"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953D19" w:rsidTr="001E5315">
        <w:tc>
          <w:tcPr>
            <w:tcW w:w="959" w:type="dxa"/>
          </w:tcPr>
          <w:p w:rsidR="00F53D85" w:rsidRPr="002B5809" w:rsidRDefault="003016DC"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953D19" w:rsidTr="001E5315">
        <w:tc>
          <w:tcPr>
            <w:tcW w:w="959" w:type="dxa"/>
          </w:tcPr>
          <w:p w:rsidR="00F53D85" w:rsidRPr="002B5809" w:rsidRDefault="003016DC"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9"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0">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953D1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953D19" w:rsidTr="008846EE">
        <w:tc>
          <w:tcPr>
            <w:tcW w:w="959" w:type="dxa"/>
          </w:tcPr>
          <w:p w:rsidR="008846EE" w:rsidRPr="002B5809" w:rsidRDefault="003016DC"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953D19" w:rsidTr="008846EE">
        <w:tc>
          <w:tcPr>
            <w:tcW w:w="959" w:type="dxa"/>
          </w:tcPr>
          <w:p w:rsidR="008846EE" w:rsidRPr="002B5809" w:rsidRDefault="003016DC"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3016DC"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3016DC"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3016DC"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3016D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3016D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3016D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3016DC"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3016DC"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3016DC"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3016DC"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953D1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953D1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953D1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953D19" w:rsidTr="005412C2">
        <w:tc>
          <w:tcPr>
            <w:tcW w:w="959" w:type="dxa"/>
          </w:tcPr>
          <w:p w:rsidR="00EC15D0" w:rsidRPr="00EC15D0" w:rsidRDefault="003016DC"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953D1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3016DC"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953D1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953D1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953D1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3016DC"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3016DC"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953D19" w:rsidTr="00DC2066">
        <w:tc>
          <w:tcPr>
            <w:tcW w:w="959" w:type="dxa"/>
          </w:tcPr>
          <w:p w:rsidR="00733DFB" w:rsidRPr="002B5809" w:rsidRDefault="003016DC"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953D19" w:rsidTr="00DC2066">
        <w:tc>
          <w:tcPr>
            <w:tcW w:w="959" w:type="dxa"/>
          </w:tcPr>
          <w:p w:rsidR="00B82B87" w:rsidRDefault="003016DC"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953D1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5" w:name="_Ref436211836"/>
      <w:bookmarkStart w:id="86" w:name="_Toc510165789"/>
      <w:r>
        <w:rPr>
          <w:lang w:val="en-US"/>
        </w:rPr>
        <w:lastRenderedPageBreak/>
        <w:t>Appendix C: Determination of the Focal Length of the System</w:t>
      </w:r>
      <w:bookmarkEnd w:id="85"/>
      <w:bookmarkEnd w:id="86"/>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953D19">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3016DC"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3"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4">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953D19">
        <w:rPr>
          <w:lang w:val="en-US"/>
        </w:rPr>
        <w:t>Appendix</w:t>
      </w:r>
      <w:r w:rsidR="00953D19" w:rsidRPr="002B5809">
        <w:rPr>
          <w:lang w:val="en-US"/>
        </w:rPr>
        <w:t xml:space="preserve"> A: Parameter</w:t>
      </w:r>
      <w:r w:rsidR="00953D19">
        <w:rPr>
          <w:lang w:val="en-US"/>
        </w:rPr>
        <w:t>s</w:t>
      </w:r>
      <w:r w:rsidR="00953D19" w:rsidRPr="002B5809">
        <w:rPr>
          <w:lang w:val="en-US"/>
        </w:rPr>
        <w:t xml:space="preserve"> </w:t>
      </w:r>
      <w:r w:rsidR="00953D19">
        <w:rPr>
          <w:lang w:val="en-US"/>
        </w:rPr>
        <w:t>at the Configuration Dialog</w:t>
      </w:r>
      <w:r>
        <w:rPr>
          <w:lang w:val="en-US"/>
        </w:rPr>
        <w:fldChar w:fldCharType="end"/>
      </w:r>
      <w:r>
        <w:rPr>
          <w:lang w:val="en-US"/>
        </w:rPr>
        <w:t>)</w:t>
      </w:r>
    </w:p>
    <w:p w:rsidR="00CB128A" w:rsidRPr="002B5809" w:rsidRDefault="003016DC"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3016DC"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3016DC"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953D19">
        <w:rPr>
          <w:lang w:val="en-US"/>
        </w:rPr>
        <w:t>Appendix</w:t>
      </w:r>
      <w:r w:rsidR="00953D19" w:rsidRPr="002B5809">
        <w:rPr>
          <w:lang w:val="en-US"/>
        </w:rPr>
        <w:t xml:space="preserve"> A: Parameter</w:t>
      </w:r>
      <w:r w:rsidR="00953D19">
        <w:rPr>
          <w:lang w:val="en-US"/>
        </w:rPr>
        <w:t>s</w:t>
      </w:r>
      <w:r w:rsidR="00953D19" w:rsidRPr="002B5809">
        <w:rPr>
          <w:lang w:val="en-US"/>
        </w:rPr>
        <w:t xml:space="preserve"> </w:t>
      </w:r>
      <w:r w:rsidR="00953D19">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3016DC"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3016DC"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16DC" w:rsidRDefault="003016DC" w:rsidP="00543598">
      <w:pPr>
        <w:spacing w:after="0" w:line="240" w:lineRule="auto"/>
      </w:pPr>
      <w:r>
        <w:separator/>
      </w:r>
    </w:p>
  </w:endnote>
  <w:endnote w:type="continuationSeparator" w:id="0">
    <w:p w:rsidR="003016DC" w:rsidRDefault="003016DC"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554822" w:rsidRDefault="00554822" w:rsidP="00543598">
        <w:pPr>
          <w:pStyle w:val="Fuzeile"/>
          <w:jc w:val="center"/>
        </w:pPr>
        <w:r>
          <w:fldChar w:fldCharType="begin"/>
        </w:r>
        <w:r>
          <w:instrText>PAGE   \* MERGEFORMAT</w:instrText>
        </w:r>
        <w:r>
          <w:fldChar w:fldCharType="separate"/>
        </w:r>
        <w:r w:rsidR="00953D19">
          <w:rPr>
            <w:noProof/>
          </w:rPr>
          <w:t>1</w:t>
        </w:r>
        <w:r>
          <w:fldChar w:fldCharType="end"/>
        </w:r>
      </w:p>
    </w:sdtContent>
  </w:sdt>
  <w:p w:rsidR="00554822" w:rsidRDefault="0055482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16DC" w:rsidRDefault="003016DC" w:rsidP="00543598">
      <w:pPr>
        <w:spacing w:after="0" w:line="240" w:lineRule="auto"/>
      </w:pPr>
      <w:r>
        <w:separator/>
      </w:r>
    </w:p>
  </w:footnote>
  <w:footnote w:type="continuationSeparator" w:id="0">
    <w:p w:rsidR="003016DC" w:rsidRDefault="003016DC"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5D24"/>
    <w:rsid w:val="00192238"/>
    <w:rsid w:val="0019260C"/>
    <w:rsid w:val="001940B8"/>
    <w:rsid w:val="001957FE"/>
    <w:rsid w:val="00195D85"/>
    <w:rsid w:val="001A3605"/>
    <w:rsid w:val="001A622A"/>
    <w:rsid w:val="001B0594"/>
    <w:rsid w:val="001B3B80"/>
    <w:rsid w:val="001B44B8"/>
    <w:rsid w:val="001B5649"/>
    <w:rsid w:val="001C19A7"/>
    <w:rsid w:val="001D243A"/>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20912"/>
    <w:rsid w:val="00821AC8"/>
    <w:rsid w:val="0082354F"/>
    <w:rsid w:val="00823C5A"/>
    <w:rsid w:val="00823E6B"/>
    <w:rsid w:val="008247A5"/>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65A6"/>
    <w:rsid w:val="00891D2E"/>
    <w:rsid w:val="008A2F3F"/>
    <w:rsid w:val="008A3685"/>
    <w:rsid w:val="008A38AF"/>
    <w:rsid w:val="008A7049"/>
    <w:rsid w:val="008B5F87"/>
    <w:rsid w:val="008B6C8A"/>
    <w:rsid w:val="008C0F56"/>
    <w:rsid w:val="008C157F"/>
    <w:rsid w:val="008C5A95"/>
    <w:rsid w:val="008D02E9"/>
    <w:rsid w:val="008D43EA"/>
    <w:rsid w:val="008D4877"/>
    <w:rsid w:val="008E4290"/>
    <w:rsid w:val="008F1D13"/>
    <w:rsid w:val="008F1D48"/>
    <w:rsid w:val="008F2156"/>
    <w:rsid w:val="008F590E"/>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F0312"/>
    <w:rsid w:val="00BF3941"/>
    <w:rsid w:val="00BF58F7"/>
    <w:rsid w:val="00BF644F"/>
    <w:rsid w:val="00BF7C32"/>
    <w:rsid w:val="00C00911"/>
    <w:rsid w:val="00C01558"/>
    <w:rsid w:val="00C022D9"/>
    <w:rsid w:val="00C04E86"/>
    <w:rsid w:val="00C12057"/>
    <w:rsid w:val="00C124B9"/>
    <w:rsid w:val="00C21422"/>
    <w:rsid w:val="00C24354"/>
    <w:rsid w:val="00C258F1"/>
    <w:rsid w:val="00C3027F"/>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om-standards.org/Downloads/ScopeDrivers.htm" TargetMode="External"/><Relationship Id="rId18" Type="http://schemas.openxmlformats.org/officeDocument/2006/relationships/hyperlink" Target="http://indilib.or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github.com/Rolf-Hempel/MoonPanoramaMaker/release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en.wikipedia.org/wiki/Raw_image_format"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hyperlink" Target="http://indilib.org/download/ubuntu.html"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ascom-standards.org/"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indilib.org/devices/telescopes/celestron/celestron-nexstar.html" TargetMode="External"/><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hyperlink" Target="http://www.firecapture.de/index.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rhodesmill.org/pyephem/index.html" TargetMode="External"/><Relationship Id="rId57" Type="http://schemas.openxmlformats.org/officeDocument/2006/relationships/theme" Target="theme/theme1.xml"/><Relationship Id="rId10" Type="http://schemas.openxmlformats.org/officeDocument/2006/relationships/hyperlink" Target="https://en.wikipedia.org/wiki/Lucky_imaging"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08A1EA42-516C-4FD0-9AD4-EE4460EE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10189</Words>
  <Characters>64191</Characters>
  <Application>Microsoft Office Word</Application>
  <DocSecurity>0</DocSecurity>
  <Lines>534</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89</cp:revision>
  <cp:lastPrinted>2018-05-31T07:37:00Z</cp:lastPrinted>
  <dcterms:created xsi:type="dcterms:W3CDTF">2016-04-29T15:50:00Z</dcterms:created>
  <dcterms:modified xsi:type="dcterms:W3CDTF">2018-05-31T07:38:00Z</dcterms:modified>
</cp:coreProperties>
</file>